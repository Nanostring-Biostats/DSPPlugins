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68E6419"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54BDC32C" w14:textId="1E47E88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1811BA12">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7CC83686" w14:textId="77777777" w:rsidR="0078163B" w:rsidRDefault="0078163B" w:rsidP="00F5502D">
      <w:pPr>
        <w:pStyle w:val="NormalWeb"/>
        <w:shd w:val="clear" w:color="auto" w:fill="FFFFFF"/>
        <w:spacing w:before="120" w:beforeAutospacing="0" w:after="120" w:afterAutospacing="0"/>
        <w:rPr>
          <w:del w:id="1" w:author="Nicole Ortogero" w:date="2021-10-05T17:04:00Z"/>
          <w:rFonts w:ascii="Helvetica" w:hAnsi="Helvetica" w:cs="Helvetica"/>
          <w:color w:val="000000"/>
          <w:sz w:val="21"/>
          <w:szCs w:val="21"/>
        </w:rPr>
      </w:pPr>
    </w:p>
    <w:p w14:paraId="62F4F17D" w14:textId="43EFF94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27E0B6A1" w14:textId="77777777"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73B368B8" wp14:editId="44C55E0B">
            <wp:extent cx="14573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1847850"/>
                    </a:xfrm>
                    <a:prstGeom prst="rect">
                      <a:avLst/>
                    </a:prstGeom>
                  </pic:spPr>
                </pic:pic>
              </a:graphicData>
            </a:graphic>
          </wp:inline>
        </w:drawing>
      </w:r>
    </w:p>
    <w:p w14:paraId="3C9A1405" w14:textId="025AFFC1" w:rsidR="004D11A3" w:rsidRDefault="004D11A3" w:rsidP="00BF64D6">
      <w:pPr>
        <w:pStyle w:val="NormalWeb"/>
        <w:shd w:val="clear" w:color="auto" w:fill="FFFFFF"/>
        <w:spacing w:before="120" w:beforeAutospacing="0" w:after="120" w:afterAutospacing="0"/>
        <w:rPr>
          <w:ins w:id="2" w:author="Nicole Ortogero" w:date="2021-10-05T17:04:00Z"/>
          <w:rFonts w:ascii="Helvetica" w:hAnsi="Helvetica" w:cs="Helvetica"/>
          <w:color w:val="000000"/>
          <w:sz w:val="21"/>
          <w:szCs w:val="21"/>
        </w:rPr>
      </w:pPr>
    </w:p>
    <w:p w14:paraId="388870A9" w14:textId="77777777" w:rsidR="004D11A3" w:rsidRDefault="004D11A3" w:rsidP="004D11A3">
      <w:pPr>
        <w:pStyle w:val="NormalWeb"/>
        <w:shd w:val="clear" w:color="auto" w:fill="FFFFFF"/>
        <w:spacing w:before="120" w:beforeAutospacing="0" w:after="120" w:afterAutospacing="0"/>
        <w:rPr>
          <w:ins w:id="3" w:author="Nicole Ortogero" w:date="2021-10-05T17:04:00Z"/>
          <w:rFonts w:ascii="Helvetica" w:hAnsi="Helvetica" w:cs="Helvetica"/>
          <w:color w:val="000000"/>
          <w:sz w:val="21"/>
          <w:szCs w:val="21"/>
        </w:rPr>
      </w:pPr>
      <w:ins w:id="4" w:author="Nicole Ortogero" w:date="2021-10-05T17:04:00Z">
        <w:r>
          <w:rPr>
            <w:rFonts w:ascii="Helvetica" w:hAnsi="Helvetica" w:cs="Helvetica"/>
            <w:color w:val="000000"/>
            <w:sz w:val="21"/>
            <w:szCs w:val="21"/>
          </w:rPr>
          <w:t xml:space="preserve">This script will work with both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GeoMxSet</w:t>
        </w:r>
        <w:proofErr w:type="spellEnd"/>
        <w:r>
          <w:rPr>
            <w:rFonts w:ascii="Helvetica" w:hAnsi="Helvetica" w:cs="Helvetica"/>
            <w:color w:val="000000"/>
            <w:sz w:val="21"/>
            <w:szCs w:val="21"/>
          </w:rPr>
          <w:t xml:space="preserve"> inputs.</w:t>
        </w:r>
      </w:ins>
    </w:p>
    <w:p w14:paraId="6FCD574E" w14:textId="3926B5FA" w:rsidR="0078163B" w:rsidRDefault="004D11A3" w:rsidP="008D065A">
      <w:pPr>
        <w:pStyle w:val="NormalWeb"/>
        <w:shd w:val="clear" w:color="auto" w:fill="FFFFFF"/>
        <w:spacing w:before="120" w:beforeAutospacing="0" w:after="120" w:afterAutospacing="0"/>
        <w:jc w:val="center"/>
        <w:rPr>
          <w:ins w:id="5" w:author="Nicole Ortogero" w:date="2021-10-05T17:04:00Z"/>
          <w:rFonts w:ascii="Helvetica" w:hAnsi="Helvetica" w:cs="Helvetica"/>
          <w:color w:val="000000"/>
          <w:sz w:val="21"/>
          <w:szCs w:val="21"/>
        </w:rPr>
      </w:pPr>
      <w:ins w:id="6" w:author="Nicole Ortogero" w:date="2021-10-05T17:04:00Z">
        <w:r>
          <w:rPr>
            <w:noProof/>
          </w:rPr>
          <w:drawing>
            <wp:inline distT="0" distB="0" distL="0" distR="0" wp14:anchorId="6B8B3021" wp14:editId="4025B465">
              <wp:extent cx="4243381" cy="9429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163" cy="970482"/>
                      </a:xfrm>
                      <a:prstGeom prst="rect">
                        <a:avLst/>
                      </a:prstGeom>
                    </pic:spPr>
                  </pic:pic>
                </a:graphicData>
              </a:graphic>
            </wp:inline>
          </w:drawing>
        </w:r>
      </w:ins>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2B5A7EE" w14:textId="77777777" w:rsidR="0078163B" w:rsidRDefault="00D41EF4" w:rsidP="0078163B">
      <w:pPr>
        <w:pStyle w:val="NormalWeb"/>
        <w:shd w:val="clear" w:color="auto" w:fill="FFFFFF"/>
        <w:spacing w:before="120" w:beforeAutospacing="0" w:after="120" w:afterAutospacing="0"/>
        <w:jc w:val="center"/>
        <w:rPr>
          <w:del w:id="7" w:author="Nicole Ortogero" w:date="2021-10-05T17:04:00Z"/>
          <w:rFonts w:ascii="Helvetica" w:hAnsi="Helvetica" w:cs="Helvetica"/>
          <w:color w:val="000000"/>
          <w:sz w:val="21"/>
          <w:szCs w:val="21"/>
        </w:rPr>
      </w:pPr>
      <w:r>
        <w:rPr>
          <w:noProof/>
        </w:rPr>
        <w:lastRenderedPageBreak/>
        <w:drawing>
          <wp:inline distT="0" distB="0" distL="0" distR="0" wp14:anchorId="6DF850CA" wp14:editId="6A4054D5">
            <wp:extent cx="2752725" cy="2152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152650"/>
                    </a:xfrm>
                    <a:prstGeom prst="rect">
                      <a:avLst/>
                    </a:prstGeom>
                  </pic:spPr>
                </pic:pic>
              </a:graphicData>
            </a:graphic>
          </wp:inline>
        </w:drawing>
      </w:r>
    </w:p>
    <w:p w14:paraId="6004DD6D" w14:textId="3D34186B" w:rsidR="0078163B" w:rsidRDefault="0078163B" w:rsidP="0078163B">
      <w:pPr>
        <w:pStyle w:val="NormalWeb"/>
        <w:shd w:val="clear" w:color="auto" w:fill="FFFFFF"/>
        <w:spacing w:before="120" w:beforeAutospacing="0" w:after="120" w:afterAutospacing="0"/>
        <w:jc w:val="center"/>
        <w:rPr>
          <w:ins w:id="8" w:author="Nicole Ortogero" w:date="2021-10-05T17:04:00Z"/>
          <w:rFonts w:ascii="Helvetica" w:hAnsi="Helvetica" w:cs="Helvetica"/>
          <w:color w:val="000000"/>
          <w:sz w:val="21"/>
          <w:szCs w:val="21"/>
        </w:rPr>
      </w:pPr>
    </w:p>
    <w:p w14:paraId="46E967BA" w14:textId="77777777" w:rsidR="003213DA"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41036E88" w14:textId="77777777" w:rsidR="0078163B" w:rsidRDefault="0078163B">
      <w:pPr>
        <w:rPr>
          <w:del w:id="9" w:author="Nicole Ortogero" w:date="2021-10-05T17:04:00Z"/>
          <w:rFonts w:ascii="Helvetica" w:eastAsia="Times New Roman" w:hAnsi="Helvetica" w:cs="Helvetica"/>
          <w:color w:val="000000"/>
          <w:sz w:val="21"/>
          <w:szCs w:val="21"/>
        </w:rPr>
      </w:pPr>
      <w:del w:id="10" w:author="Nicole Ortogero" w:date="2021-10-05T17:04:00Z">
        <w:r>
          <w:rPr>
            <w:rFonts w:ascii="Helvetica" w:hAnsi="Helvetica" w:cs="Helvetica"/>
            <w:color w:val="000000"/>
            <w:sz w:val="21"/>
            <w:szCs w:val="21"/>
          </w:rPr>
          <w:br w:type="page"/>
        </w:r>
      </w:del>
    </w:p>
    <w:p w14:paraId="3BB43A9D" w14:textId="77777777" w:rsidR="0078163B" w:rsidRDefault="0078163B" w:rsidP="0078163B">
      <w:pPr>
        <w:pStyle w:val="NormalWeb"/>
        <w:shd w:val="clear" w:color="auto" w:fill="FFFFFF"/>
        <w:spacing w:before="120" w:beforeAutospacing="0" w:after="120" w:afterAutospacing="0"/>
        <w:rPr>
          <w:del w:id="11" w:author="Nicole Ortogero" w:date="2021-10-05T17:04:00Z"/>
          <w:rFonts w:ascii="Helvetica" w:hAnsi="Helvetica" w:cs="Helvetica"/>
          <w:color w:val="000000"/>
          <w:sz w:val="21"/>
          <w:szCs w:val="21"/>
        </w:rPr>
      </w:pPr>
    </w:p>
    <w:p w14:paraId="0C395F65" w14:textId="77777777" w:rsidR="0078163B" w:rsidRDefault="0078163B" w:rsidP="00F5502D">
      <w:pPr>
        <w:pStyle w:val="NormalWeb"/>
        <w:shd w:val="clear" w:color="auto" w:fill="FFFFFF"/>
        <w:spacing w:before="120" w:beforeAutospacing="0" w:after="120" w:afterAutospacing="0"/>
        <w:rPr>
          <w:del w:id="12" w:author="Nicole Ortogero" w:date="2021-10-05T17:04:00Z"/>
          <w:rFonts w:ascii="Helvetica" w:hAnsi="Helvetica" w:cs="Helvetica"/>
          <w:color w:val="000000"/>
          <w:sz w:val="21"/>
          <w:szCs w:val="21"/>
        </w:rPr>
      </w:pPr>
    </w:p>
    <w:p w14:paraId="07452500" w14:textId="31F609F9" w:rsidR="00F5502D" w:rsidRPr="003213DA" w:rsidRDefault="00F5502D" w:rsidP="00F5502D">
      <w:pPr>
        <w:pStyle w:val="NormalWeb"/>
        <w:shd w:val="clear" w:color="auto" w:fill="FFFFFF"/>
        <w:spacing w:before="120" w:beforeAutospacing="0" w:after="120" w:afterAutospacing="0"/>
        <w:rPr>
          <w:rFonts w:ascii="Helvetica" w:hAnsi="Helvetica"/>
          <w:color w:val="000000"/>
          <w:sz w:val="21"/>
          <w:rPrChange w:id="13" w:author="Nicole Ortogero" w:date="2021-10-05T17:04:00Z">
            <w:rPr>
              <w:rFonts w:ascii="Helvetica" w:hAnsi="Helvetica"/>
              <w:b/>
              <w:color w:val="000000"/>
            </w:rPr>
          </w:rPrChange>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00D6EAD"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w:t>
      </w:r>
      <w:del w:id="14" w:author="Nicole Ortogero" w:date="2021-10-05T17:04:00Z">
        <w:r>
          <w:rPr>
            <w:rFonts w:ascii="Helvetica" w:hAnsi="Helvetica" w:cs="Helvetica"/>
            <w:color w:val="000000"/>
            <w:szCs w:val="21"/>
          </w:rPr>
          <w:delText>2</w:delText>
        </w:r>
      </w:del>
      <w:ins w:id="15" w:author="Nicole Ortogero" w:date="2021-10-05T17:04:00Z">
        <w:r w:rsidR="00AB1957">
          <w:rPr>
            <w:rFonts w:ascii="Helvetica" w:hAnsi="Helvetica" w:cs="Helvetica"/>
            <w:color w:val="000000"/>
            <w:szCs w:val="21"/>
          </w:rPr>
          <w:t>1</w:t>
        </w:r>
      </w:ins>
      <w:r>
        <w:rPr>
          <w:rFonts w:ascii="Helvetica" w:hAnsi="Helvetica" w:cs="Helvetica"/>
          <w:color w:val="000000"/>
          <w:szCs w:val="21"/>
        </w:rPr>
        <w:t xml:space="preserve">: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6E5B932D"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w:t>
      </w:r>
      <w:del w:id="16" w:author="Nicole Ortogero" w:date="2021-10-05T17:04:00Z">
        <w:r>
          <w:rPr>
            <w:rFonts w:ascii="Helvetica" w:hAnsi="Helvetica" w:cs="Helvetica"/>
            <w:color w:val="000000"/>
            <w:szCs w:val="21"/>
          </w:rPr>
          <w:delText>2</w:delText>
        </w:r>
      </w:del>
      <w:ins w:id="17" w:author="Nicole Ortogero" w:date="2021-10-05T17:04:00Z">
        <w:r w:rsidR="00AB1957">
          <w:rPr>
            <w:rFonts w:ascii="Helvetica" w:hAnsi="Helvetica" w:cs="Helvetica"/>
            <w:color w:val="000000"/>
            <w:szCs w:val="21"/>
          </w:rPr>
          <w:t>3</w:t>
        </w:r>
      </w:ins>
      <w:r>
        <w:rPr>
          <w:rFonts w:ascii="Helvetica" w:hAnsi="Helvetica" w:cs="Helvetica"/>
          <w:color w:val="000000"/>
          <w:szCs w:val="21"/>
        </w:rPr>
        <w:t xml:space="preserve">: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033D3559" w:rsidR="003213DA" w:rsidRPr="00BF64D6" w:rsidRDefault="003213DA">
      <w:pPr>
        <w:rPr>
          <w:rFonts w:ascii="Helvetica" w:hAnsi="Helvetica"/>
          <w:b/>
          <w:color w:val="000000"/>
        </w:rPr>
        <w:pPrChange w:id="18" w:author="Nicole Ortogero" w:date="2021-10-05T17:04:00Z">
          <w:pPr>
            <w:pStyle w:val="NormalWeb"/>
            <w:shd w:val="clear" w:color="auto" w:fill="FFFFFF"/>
            <w:spacing w:before="120" w:beforeAutospacing="0" w:after="120" w:afterAutospacing="0"/>
          </w:pPr>
        </w:pPrChange>
      </w:pPr>
      <w:ins w:id="19" w:author="Nicole Ortogero" w:date="2021-10-05T17:04:00Z">
        <w:r>
          <w:rPr>
            <w:rFonts w:ascii="Helvetica" w:hAnsi="Helvetica" w:cs="Helvetica"/>
            <w:b/>
            <w:color w:val="000000"/>
            <w:szCs w:val="21"/>
          </w:rPr>
          <w:br w:type="page"/>
        </w:r>
      </w:ins>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lastRenderedPageBreak/>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02BADE7C" w14:textId="77777777" w:rsidR="003213DA" w:rsidRDefault="003213DA">
      <w:pPr>
        <w:rPr>
          <w:ins w:id="20" w:author="Nicole Ortogero" w:date="2021-10-05T17:04:00Z"/>
          <w:rFonts w:ascii="Helvetica" w:eastAsia="Times New Roman" w:hAnsi="Helvetica" w:cs="Helvetica"/>
          <w:b/>
          <w:color w:val="000000"/>
          <w:szCs w:val="21"/>
        </w:rPr>
      </w:pPr>
      <w:ins w:id="21" w:author="Nicole Ortogero" w:date="2021-10-05T17:04:00Z">
        <w:r>
          <w:rPr>
            <w:rFonts w:ascii="Helvetica" w:hAnsi="Helvetica" w:cs="Helvetica"/>
            <w:b/>
            <w:color w:val="000000"/>
            <w:szCs w:val="21"/>
          </w:rPr>
          <w:br w:type="page"/>
        </w:r>
      </w:ins>
    </w:p>
    <w:p w14:paraId="1C72B4BB" w14:textId="1638239C"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lastRenderedPageBreak/>
        <w:t>UMAP</w:t>
      </w:r>
    </w:p>
    <w:p w14:paraId="7428124E" w14:textId="732742FC"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w:t>
      </w:r>
      <w:ins w:id="22" w:author="Nicole Ortogero" w:date="2021-10-05T17:04:00Z">
        <w:r w:rsidR="00AB1957">
          <w:rPr>
            <w:rFonts w:ascii="Helvetica" w:hAnsi="Helvetica" w:cs="Helvetica"/>
            <w:color w:val="000000"/>
            <w:sz w:val="21"/>
            <w:szCs w:val="21"/>
          </w:rPr>
          <w:t xml:space="preserve">cell </w:t>
        </w:r>
        <w:proofErr w:type="spellStart"/>
        <w:r w:rsidR="00AB1957">
          <w:rPr>
            <w:rFonts w:ascii="Helvetica" w:hAnsi="Helvetica" w:cs="Helvetica"/>
            <w:color w:val="000000"/>
            <w:sz w:val="21"/>
            <w:szCs w:val="21"/>
          </w:rPr>
          <w:t>RNAseq</w:t>
        </w:r>
        <w:proofErr w:type="spellEnd"/>
        <w:r w:rsidR="00AB1957">
          <w:rPr>
            <w:rFonts w:ascii="Helvetica" w:hAnsi="Helvetica" w:cs="Helvetica"/>
            <w:color w:val="000000"/>
            <w:sz w:val="21"/>
            <w:szCs w:val="21"/>
          </w:rPr>
          <w:t xml:space="preserve"> community.</w:t>
        </w:r>
      </w:ins>
      <w:r>
        <w:rPr>
          <w:rFonts w:ascii="Helvetica" w:hAnsi="Helvetica" w:cs="Helvetica"/>
          <w:color w:val="000000"/>
          <w:sz w:val="21"/>
          <w:szCs w:val="21"/>
        </w:rPr>
        <w:t xml:space="preserv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4A053" w14:textId="77777777" w:rsidR="00D218E3" w:rsidRDefault="00D218E3" w:rsidP="00B85B76">
      <w:pPr>
        <w:spacing w:after="0" w:line="240" w:lineRule="auto"/>
      </w:pPr>
      <w:r>
        <w:separator/>
      </w:r>
    </w:p>
  </w:endnote>
  <w:endnote w:type="continuationSeparator" w:id="0">
    <w:p w14:paraId="068CA681" w14:textId="77777777" w:rsidR="00D218E3" w:rsidRDefault="00D218E3" w:rsidP="00B85B76">
      <w:pPr>
        <w:spacing w:after="0" w:line="240" w:lineRule="auto"/>
      </w:pPr>
      <w:r>
        <w:continuationSeparator/>
      </w:r>
    </w:p>
  </w:endnote>
  <w:endnote w:type="continuationNotice" w:id="1">
    <w:p w14:paraId="0D0E4C17" w14:textId="77777777" w:rsidR="00D218E3" w:rsidRDefault="00D218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72B59" w14:textId="77777777" w:rsidR="00D218E3" w:rsidRDefault="00D218E3" w:rsidP="00B85B76">
      <w:pPr>
        <w:spacing w:after="0" w:line="240" w:lineRule="auto"/>
      </w:pPr>
      <w:r>
        <w:separator/>
      </w:r>
    </w:p>
  </w:footnote>
  <w:footnote w:type="continuationSeparator" w:id="0">
    <w:p w14:paraId="523952EB" w14:textId="77777777" w:rsidR="00D218E3" w:rsidRDefault="00D218E3" w:rsidP="00B85B76">
      <w:pPr>
        <w:spacing w:after="0" w:line="240" w:lineRule="auto"/>
      </w:pPr>
      <w:r>
        <w:continuationSeparator/>
      </w:r>
    </w:p>
  </w:footnote>
  <w:footnote w:type="continuationNotice" w:id="1">
    <w:p w14:paraId="2C41EC54" w14:textId="77777777" w:rsidR="00D218E3" w:rsidRDefault="00D218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ole Ortogero">
    <w15:presenceInfo w15:providerId="AD" w15:userId="S::nortogero@nanostring.com::2d40861f-b7c1-4c7e-a297-12786f5f3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92EBE"/>
    <w:rsid w:val="001B12F6"/>
    <w:rsid w:val="001C6032"/>
    <w:rsid w:val="001E579C"/>
    <w:rsid w:val="00201335"/>
    <w:rsid w:val="00265953"/>
    <w:rsid w:val="00274B3B"/>
    <w:rsid w:val="002E0C0A"/>
    <w:rsid w:val="00313041"/>
    <w:rsid w:val="003206B0"/>
    <w:rsid w:val="003213DA"/>
    <w:rsid w:val="00367003"/>
    <w:rsid w:val="00374503"/>
    <w:rsid w:val="003974A0"/>
    <w:rsid w:val="003B3261"/>
    <w:rsid w:val="00402A59"/>
    <w:rsid w:val="004340E0"/>
    <w:rsid w:val="004449C2"/>
    <w:rsid w:val="0045292E"/>
    <w:rsid w:val="00476196"/>
    <w:rsid w:val="004D11A3"/>
    <w:rsid w:val="004E0097"/>
    <w:rsid w:val="004E583C"/>
    <w:rsid w:val="005611FC"/>
    <w:rsid w:val="00570106"/>
    <w:rsid w:val="005D1E17"/>
    <w:rsid w:val="00602289"/>
    <w:rsid w:val="006120C5"/>
    <w:rsid w:val="006577D0"/>
    <w:rsid w:val="00685214"/>
    <w:rsid w:val="006A173B"/>
    <w:rsid w:val="006A1C7D"/>
    <w:rsid w:val="006F5EA9"/>
    <w:rsid w:val="006F70ED"/>
    <w:rsid w:val="00702ECA"/>
    <w:rsid w:val="0070443F"/>
    <w:rsid w:val="00745FA0"/>
    <w:rsid w:val="0078163B"/>
    <w:rsid w:val="00791C40"/>
    <w:rsid w:val="00797A6F"/>
    <w:rsid w:val="007B1A8C"/>
    <w:rsid w:val="007B3D53"/>
    <w:rsid w:val="00825332"/>
    <w:rsid w:val="00831631"/>
    <w:rsid w:val="008C537C"/>
    <w:rsid w:val="008C6D8D"/>
    <w:rsid w:val="008D065A"/>
    <w:rsid w:val="008F0EA2"/>
    <w:rsid w:val="00926E02"/>
    <w:rsid w:val="00941824"/>
    <w:rsid w:val="00952E75"/>
    <w:rsid w:val="009A0727"/>
    <w:rsid w:val="009B2917"/>
    <w:rsid w:val="009B6628"/>
    <w:rsid w:val="009E15FC"/>
    <w:rsid w:val="009F631F"/>
    <w:rsid w:val="00A0433F"/>
    <w:rsid w:val="00A46D46"/>
    <w:rsid w:val="00A47123"/>
    <w:rsid w:val="00A90291"/>
    <w:rsid w:val="00A965A4"/>
    <w:rsid w:val="00AA0AA0"/>
    <w:rsid w:val="00AA5035"/>
    <w:rsid w:val="00AB1957"/>
    <w:rsid w:val="00AB3454"/>
    <w:rsid w:val="00AB4678"/>
    <w:rsid w:val="00AD2FD1"/>
    <w:rsid w:val="00B668E2"/>
    <w:rsid w:val="00B85B76"/>
    <w:rsid w:val="00BA6C01"/>
    <w:rsid w:val="00BF64D6"/>
    <w:rsid w:val="00C178CF"/>
    <w:rsid w:val="00C25DC2"/>
    <w:rsid w:val="00C46183"/>
    <w:rsid w:val="00C5071A"/>
    <w:rsid w:val="00C703E1"/>
    <w:rsid w:val="00CC42D2"/>
    <w:rsid w:val="00CD4BC5"/>
    <w:rsid w:val="00CE074B"/>
    <w:rsid w:val="00CE171A"/>
    <w:rsid w:val="00D06952"/>
    <w:rsid w:val="00D218E3"/>
    <w:rsid w:val="00D41EF4"/>
    <w:rsid w:val="00DC2676"/>
    <w:rsid w:val="00DC55AC"/>
    <w:rsid w:val="00E0761C"/>
    <w:rsid w:val="00E46BE9"/>
    <w:rsid w:val="00E47DB1"/>
    <w:rsid w:val="00E543AC"/>
    <w:rsid w:val="00E96701"/>
    <w:rsid w:val="00EA2D07"/>
    <w:rsid w:val="00EB3863"/>
    <w:rsid w:val="00EC4468"/>
    <w:rsid w:val="00F379AE"/>
    <w:rsid w:val="00F426D7"/>
    <w:rsid w:val="00F5406B"/>
    <w:rsid w:val="00F5502D"/>
    <w:rsid w:val="00F755D8"/>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64D6"/>
    <w:pPr>
      <w:spacing w:before="100" w:beforeAutospacing="1" w:after="100" w:afterAutospacing="1" w:line="240" w:lineRule="auto"/>
      <w:pPrChange w:id="0" w:author="Nicole Ortogero" w:date="2021-10-05T17:04:00Z">
        <w:pPr>
          <w:spacing w:before="100" w:beforeAutospacing="1" w:after="100" w:afterAutospacing="1"/>
        </w:pPr>
      </w:pPrChange>
    </w:pPr>
    <w:rPr>
      <w:rFonts w:ascii="Times New Roman" w:eastAsia="Times New Roman" w:hAnsi="Times New Roman" w:cs="Times New Roman"/>
      <w:sz w:val="24"/>
      <w:szCs w:val="24"/>
      <w:rPrChange w:id="0" w:author="Nicole Ortogero" w:date="2021-10-05T17:04:00Z">
        <w:rPr>
          <w:sz w:val="24"/>
          <w:szCs w:val="24"/>
          <w:lang w:val="en-US" w:eastAsia="en-US" w:bidi="ar-SA"/>
        </w:rPr>
      </w:rPrChange>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2.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customXml/itemProps3.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10</Pages>
  <Words>1711</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Nicole Ortogero</cp:lastModifiedBy>
  <cp:revision>1</cp:revision>
  <dcterms:created xsi:type="dcterms:W3CDTF">2021-03-13T00:08:00Z</dcterms:created>
  <dcterms:modified xsi:type="dcterms:W3CDTF">2021-10-06T00:08:00Z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