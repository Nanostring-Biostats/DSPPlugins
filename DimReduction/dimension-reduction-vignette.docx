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E5D56" w14:textId="3D24D1BF" w:rsidR="009B6628" w:rsidRPr="006A1C7D" w:rsidRDefault="009B2917">
      <w:pPr>
        <w:rPr>
          <w:rFonts w:ascii="Helvetica" w:hAnsi="Helvetica" w:cs="Helvetica"/>
          <w:b/>
          <w:sz w:val="28"/>
        </w:rPr>
      </w:pPr>
      <w:r w:rsidRPr="006A1C7D">
        <w:rPr>
          <w:rFonts w:ascii="Helvetica" w:hAnsi="Helvetica" w:cs="Helvetica"/>
          <w:b/>
          <w:sz w:val="28"/>
        </w:rPr>
        <w:t>Use of the “</w:t>
      </w:r>
      <w:r w:rsidR="00602289" w:rsidRPr="006A1C7D">
        <w:rPr>
          <w:rFonts w:ascii="Helvetica" w:hAnsi="Helvetica" w:cs="Helvetica"/>
          <w:b/>
          <w:sz w:val="28"/>
        </w:rPr>
        <w:t>Dimension Reduction</w:t>
      </w:r>
      <w:r w:rsidRPr="006A1C7D">
        <w:rPr>
          <w:rFonts w:ascii="Helvetica" w:hAnsi="Helvetica" w:cs="Helvetica"/>
          <w:b/>
          <w:sz w:val="28"/>
        </w:rPr>
        <w:t xml:space="preserve">” DSP DA </w:t>
      </w:r>
      <w:r w:rsidR="009A0727">
        <w:rPr>
          <w:rFonts w:ascii="Helvetica" w:hAnsi="Helvetica" w:cs="Helvetica"/>
          <w:b/>
          <w:sz w:val="28"/>
        </w:rPr>
        <w:t>script</w:t>
      </w:r>
    </w:p>
    <w:p w14:paraId="068C780A" w14:textId="55E5C603"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p>
    <w:p w14:paraId="6AEA4BA3" w14:textId="48156975" w:rsidR="001E579C" w:rsidRPr="006F5EA9" w:rsidRDefault="001E579C"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Intended use</w:t>
      </w:r>
    </w:p>
    <w:p w14:paraId="787B9AAC" w14:textId="6F8446F3" w:rsidR="001E579C" w:rsidRDefault="009A0727"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 Dimension Reduction DSP DA script</w:t>
      </w:r>
      <w:r w:rsidR="00DC55AC">
        <w:rPr>
          <w:rFonts w:ascii="Helvetica" w:hAnsi="Helvetica" w:cs="Helvetica"/>
          <w:color w:val="000000"/>
          <w:sz w:val="21"/>
          <w:szCs w:val="21"/>
        </w:rPr>
        <w:t xml:space="preserve"> was designed for data from the GeoMx </w:t>
      </w:r>
      <w:r w:rsidR="00602289">
        <w:rPr>
          <w:rFonts w:ascii="Helvetica" w:hAnsi="Helvetica" w:cs="Helvetica"/>
          <w:color w:val="000000"/>
          <w:sz w:val="21"/>
          <w:szCs w:val="21"/>
        </w:rPr>
        <w:t>DSP high</w:t>
      </w:r>
      <w:r>
        <w:rPr>
          <w:rFonts w:ascii="Helvetica" w:hAnsi="Helvetica" w:cs="Helvetica"/>
          <w:color w:val="000000"/>
          <w:sz w:val="21"/>
          <w:szCs w:val="21"/>
        </w:rPr>
        <w:t>-</w:t>
      </w:r>
      <w:r w:rsidR="00602289">
        <w:rPr>
          <w:rFonts w:ascii="Helvetica" w:hAnsi="Helvetica" w:cs="Helvetica"/>
          <w:color w:val="000000"/>
          <w:sz w:val="21"/>
          <w:szCs w:val="21"/>
        </w:rPr>
        <w:t xml:space="preserve">plex </w:t>
      </w:r>
      <w:r>
        <w:rPr>
          <w:rFonts w:ascii="Helvetica" w:hAnsi="Helvetica" w:cs="Helvetica"/>
          <w:color w:val="000000"/>
          <w:sz w:val="21"/>
          <w:szCs w:val="21"/>
        </w:rPr>
        <w:t xml:space="preserve">RNA </w:t>
      </w:r>
      <w:r w:rsidR="00602289">
        <w:rPr>
          <w:rFonts w:ascii="Helvetica" w:hAnsi="Helvetica" w:cs="Helvetica"/>
          <w:color w:val="000000"/>
          <w:sz w:val="21"/>
          <w:szCs w:val="21"/>
        </w:rPr>
        <w:t xml:space="preserve">assays, such as the </w:t>
      </w:r>
      <w:r>
        <w:rPr>
          <w:rFonts w:ascii="Helvetica" w:hAnsi="Helvetica" w:cs="Helvetica"/>
          <w:color w:val="000000"/>
          <w:sz w:val="21"/>
          <w:szCs w:val="21"/>
        </w:rPr>
        <w:t>CTA NGS readout application</w:t>
      </w:r>
      <w:r w:rsidR="00602289">
        <w:rPr>
          <w:rFonts w:ascii="Helvetica" w:hAnsi="Helvetica" w:cs="Helvetica"/>
          <w:color w:val="000000"/>
          <w:sz w:val="21"/>
          <w:szCs w:val="21"/>
        </w:rPr>
        <w:t>, but can be used with other assays</w:t>
      </w:r>
      <w:r w:rsidR="00DC55AC">
        <w:rPr>
          <w:rFonts w:ascii="Helvetica" w:hAnsi="Helvetica" w:cs="Helvetica"/>
          <w:color w:val="000000"/>
          <w:sz w:val="21"/>
          <w:szCs w:val="21"/>
        </w:rPr>
        <w:t xml:space="preserve">. </w:t>
      </w:r>
    </w:p>
    <w:p w14:paraId="4CAF0884" w14:textId="35E56977" w:rsidR="00E543AC" w:rsidRDefault="00E543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w:t>
      </w:r>
      <w:r w:rsidR="009A0727">
        <w:rPr>
          <w:rFonts w:ascii="Helvetica" w:hAnsi="Helvetica" w:cs="Helvetica"/>
          <w:color w:val="000000"/>
          <w:sz w:val="21"/>
          <w:szCs w:val="21"/>
        </w:rPr>
        <w:t>script</w:t>
      </w:r>
      <w:r>
        <w:rPr>
          <w:rFonts w:ascii="Helvetica" w:hAnsi="Helvetica" w:cs="Helvetica"/>
          <w:color w:val="000000"/>
          <w:sz w:val="21"/>
          <w:szCs w:val="21"/>
        </w:rPr>
        <w:t xml:space="preserve"> does the following:</w:t>
      </w:r>
    </w:p>
    <w:p w14:paraId="59CA49FC" w14:textId="78EAF2AB" w:rsidR="00E543AC" w:rsidRDefault="00602289" w:rsidP="00E543AC">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Performs dimension reduction analysis </w:t>
      </w:r>
      <w:r w:rsidR="009A0727">
        <w:rPr>
          <w:rFonts w:ascii="Helvetica" w:hAnsi="Helvetica" w:cs="Helvetica"/>
          <w:color w:val="000000"/>
          <w:sz w:val="21"/>
          <w:szCs w:val="21"/>
        </w:rPr>
        <w:t>as specified by the user on</w:t>
      </w:r>
      <w:r>
        <w:rPr>
          <w:rFonts w:ascii="Helvetica" w:hAnsi="Helvetica" w:cs="Helvetica"/>
          <w:color w:val="000000"/>
          <w:sz w:val="21"/>
          <w:szCs w:val="21"/>
        </w:rPr>
        <w:t xml:space="preserve"> the segments within </w:t>
      </w:r>
      <w:r w:rsidR="009A0727">
        <w:rPr>
          <w:rFonts w:ascii="Helvetica" w:hAnsi="Helvetica" w:cs="Helvetica"/>
          <w:color w:val="000000"/>
          <w:sz w:val="21"/>
          <w:szCs w:val="21"/>
        </w:rPr>
        <w:t>a</w:t>
      </w:r>
      <w:r>
        <w:rPr>
          <w:rFonts w:ascii="Helvetica" w:hAnsi="Helvetica" w:cs="Helvetica"/>
          <w:color w:val="000000"/>
          <w:sz w:val="21"/>
          <w:szCs w:val="21"/>
        </w:rPr>
        <w:t xml:space="preserve"> study</w:t>
      </w:r>
      <w:r w:rsidR="009A0727">
        <w:rPr>
          <w:rFonts w:ascii="Helvetica" w:hAnsi="Helvetica" w:cs="Helvetica"/>
          <w:color w:val="000000"/>
          <w:sz w:val="21"/>
          <w:szCs w:val="21"/>
        </w:rPr>
        <w:t>. Dimension reduction analysis options</w:t>
      </w:r>
      <w:r>
        <w:rPr>
          <w:rFonts w:ascii="Helvetica" w:hAnsi="Helvetica" w:cs="Helvetica"/>
          <w:color w:val="000000"/>
          <w:sz w:val="21"/>
          <w:szCs w:val="21"/>
        </w:rPr>
        <w:t xml:space="preserve"> include:</w:t>
      </w:r>
    </w:p>
    <w:p w14:paraId="5FF49CC4" w14:textId="248E4C10"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PCA</w:t>
      </w:r>
    </w:p>
    <w:p w14:paraId="0208BEA9" w14:textId="4D229825"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p>
    <w:p w14:paraId="4333A8F8" w14:textId="16743811"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w:t>
      </w:r>
    </w:p>
    <w:p w14:paraId="42B7DC3E" w14:textId="78B6A97F" w:rsidR="00602289" w:rsidRDefault="009B6628"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Generates scatter plots of </w:t>
      </w:r>
      <w:r w:rsidR="00602289">
        <w:rPr>
          <w:rFonts w:ascii="Helvetica" w:hAnsi="Helvetica" w:cs="Helvetica"/>
          <w:color w:val="000000"/>
          <w:sz w:val="21"/>
          <w:szCs w:val="21"/>
        </w:rPr>
        <w:t xml:space="preserve">the resulting </w:t>
      </w:r>
      <w:r>
        <w:rPr>
          <w:rFonts w:ascii="Helvetica" w:hAnsi="Helvetica" w:cs="Helvetica"/>
          <w:color w:val="000000"/>
          <w:sz w:val="21"/>
          <w:szCs w:val="21"/>
        </w:rPr>
        <w:t xml:space="preserve">reduced </w:t>
      </w:r>
      <w:r w:rsidR="00602289">
        <w:rPr>
          <w:rFonts w:ascii="Helvetica" w:hAnsi="Helvetica" w:cs="Helvetica"/>
          <w:color w:val="000000"/>
          <w:sz w:val="21"/>
          <w:szCs w:val="21"/>
        </w:rPr>
        <w:t>dimensions. There are options of users to control the color, shape</w:t>
      </w:r>
      <w:r>
        <w:rPr>
          <w:rFonts w:ascii="Helvetica" w:hAnsi="Helvetica" w:cs="Helvetica"/>
          <w:color w:val="000000"/>
          <w:sz w:val="21"/>
          <w:szCs w:val="21"/>
        </w:rPr>
        <w:t>,</w:t>
      </w:r>
      <w:r w:rsidR="005611FC">
        <w:rPr>
          <w:rFonts w:ascii="Helvetica" w:hAnsi="Helvetica" w:cs="Helvetica"/>
          <w:color w:val="000000"/>
          <w:sz w:val="21"/>
          <w:szCs w:val="21"/>
        </w:rPr>
        <w:t xml:space="preserve"> point size,</w:t>
      </w:r>
      <w:r>
        <w:rPr>
          <w:rFonts w:ascii="Helvetica" w:hAnsi="Helvetica" w:cs="Helvetica"/>
          <w:color w:val="000000"/>
          <w:sz w:val="21"/>
          <w:szCs w:val="21"/>
        </w:rPr>
        <w:t xml:space="preserve"> font, font size, and file type</w:t>
      </w:r>
      <w:r w:rsidR="00602289">
        <w:rPr>
          <w:rFonts w:ascii="Helvetica" w:hAnsi="Helvetica" w:cs="Helvetica"/>
          <w:color w:val="000000"/>
          <w:sz w:val="21"/>
          <w:szCs w:val="21"/>
        </w:rPr>
        <w:t>.</w:t>
      </w:r>
      <w:r w:rsidR="004E0097">
        <w:rPr>
          <w:rFonts w:ascii="Helvetica" w:hAnsi="Helvetica" w:cs="Helvetica"/>
          <w:color w:val="000000"/>
          <w:sz w:val="21"/>
          <w:szCs w:val="21"/>
        </w:rPr>
        <w:t xml:space="preserve"> </w:t>
      </w:r>
      <w:r>
        <w:rPr>
          <w:rFonts w:ascii="Helvetica" w:hAnsi="Helvetica" w:cs="Helvetica"/>
          <w:color w:val="000000"/>
          <w:sz w:val="21"/>
          <w:szCs w:val="21"/>
        </w:rPr>
        <w:t>Plots are produced that are 6” tall by 8” wide, at 300 DPI (if applicable)</w:t>
      </w:r>
      <w:r w:rsidR="004E0097">
        <w:rPr>
          <w:rFonts w:ascii="Helvetica" w:hAnsi="Helvetica" w:cs="Helvetica"/>
          <w:color w:val="000000"/>
          <w:sz w:val="21"/>
          <w:szCs w:val="21"/>
        </w:rPr>
        <w:t>.</w:t>
      </w:r>
    </w:p>
    <w:p w14:paraId="27D34296" w14:textId="25E020D0" w:rsidR="00602289" w:rsidRDefault="00602289"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being shown, it will also graph the cumulative proportion of variance explained by each principal component up to the first 15 components</w:t>
      </w:r>
    </w:p>
    <w:p w14:paraId="6132C367" w14:textId="45D7BF40" w:rsidR="00012BA5" w:rsidRPr="00F5406B" w:rsidRDefault="00602289" w:rsidP="00F05E8E">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sidRPr="00F5406B">
        <w:rPr>
          <w:rFonts w:ascii="Helvetica" w:hAnsi="Helvetica" w:cs="Helvetica"/>
          <w:color w:val="000000"/>
          <w:sz w:val="21"/>
          <w:szCs w:val="21"/>
        </w:rPr>
        <w:t xml:space="preserve">Saves an updated annotation sheet </w:t>
      </w:r>
      <w:r w:rsidR="009A0727">
        <w:rPr>
          <w:rFonts w:ascii="Helvetica" w:hAnsi="Helvetica" w:cs="Helvetica"/>
          <w:color w:val="000000"/>
          <w:sz w:val="21"/>
          <w:szCs w:val="21"/>
        </w:rPr>
        <w:t>to allow for</w:t>
      </w:r>
      <w:r w:rsidRPr="00F5406B">
        <w:rPr>
          <w:rFonts w:ascii="Helvetica" w:hAnsi="Helvetica" w:cs="Helvetica"/>
          <w:color w:val="000000"/>
          <w:sz w:val="21"/>
          <w:szCs w:val="21"/>
        </w:rPr>
        <w:t xml:space="preserve"> re-graphing with external software as a </w:t>
      </w:r>
      <w:r w:rsidR="00F5406B" w:rsidRPr="00F5406B">
        <w:rPr>
          <w:rFonts w:ascii="Helvetica" w:hAnsi="Helvetica" w:cs="Helvetica"/>
          <w:color w:val="000000"/>
          <w:sz w:val="21"/>
          <w:szCs w:val="21"/>
        </w:rPr>
        <w:t>excel spreadsheet</w:t>
      </w:r>
      <w:r w:rsidRPr="00F5406B">
        <w:rPr>
          <w:rFonts w:ascii="Helvetica" w:hAnsi="Helvetica" w:cs="Helvetica"/>
          <w:color w:val="000000"/>
          <w:sz w:val="21"/>
          <w:szCs w:val="21"/>
        </w:rPr>
        <w:t>.</w:t>
      </w:r>
      <w:r w:rsidR="00F5406B" w:rsidRPr="00F5406B">
        <w:rPr>
          <w:rFonts w:ascii="Helvetica" w:hAnsi="Helvetica" w:cs="Helvetica"/>
          <w:color w:val="000000"/>
          <w:sz w:val="21"/>
          <w:szCs w:val="21"/>
        </w:rPr>
        <w:t xml:space="preserve"> If a PCA is graphed, all principal components, loadings, and variance estimates are captured within the </w:t>
      </w:r>
      <w:r w:rsidR="009A0727">
        <w:rPr>
          <w:rFonts w:ascii="Helvetica" w:hAnsi="Helvetica" w:cs="Helvetica"/>
          <w:color w:val="000000"/>
          <w:sz w:val="21"/>
          <w:szCs w:val="21"/>
        </w:rPr>
        <w:t>spreadsheet</w:t>
      </w:r>
      <w:r w:rsidR="00F5406B" w:rsidRPr="00F5406B">
        <w:rPr>
          <w:rFonts w:ascii="Helvetica" w:hAnsi="Helvetica" w:cs="Helvetica"/>
          <w:color w:val="000000"/>
          <w:sz w:val="21"/>
          <w:szCs w:val="21"/>
        </w:rPr>
        <w:t xml:space="preserve"> as well.</w:t>
      </w:r>
    </w:p>
    <w:p w14:paraId="46BA1D9F" w14:textId="5B0B3CD7" w:rsidR="00012BA5" w:rsidRPr="006F5EA9" w:rsidRDefault="00012BA5" w:rsidP="00012BA5">
      <w:pPr>
        <w:pStyle w:val="NormalWeb"/>
        <w:shd w:val="clear" w:color="auto" w:fill="FFFFFF"/>
        <w:spacing w:before="120" w:beforeAutospacing="0" w:after="120" w:afterAutospacing="0"/>
        <w:rPr>
          <w:rFonts w:ascii="Helvetica" w:hAnsi="Helvetica" w:cs="Helvetica"/>
          <w:color w:val="000000"/>
          <w:szCs w:val="21"/>
        </w:rPr>
      </w:pPr>
      <w:r w:rsidRPr="006F5EA9">
        <w:rPr>
          <w:rFonts w:ascii="Helvetica" w:hAnsi="Helvetica" w:cs="Helvetica"/>
          <w:b/>
          <w:color w:val="000000"/>
          <w:szCs w:val="21"/>
        </w:rPr>
        <w:t>Contents</w:t>
      </w:r>
    </w:p>
    <w:p w14:paraId="71EA2E26" w14:textId="44C29403"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2</w:t>
      </w:r>
      <w:r>
        <w:rPr>
          <w:rFonts w:ascii="Helvetica" w:hAnsi="Helvetica" w:cs="Helvetica"/>
          <w:color w:val="000000"/>
          <w:sz w:val="21"/>
          <w:szCs w:val="21"/>
        </w:rPr>
        <w:t xml:space="preserve">: </w:t>
      </w:r>
      <w:r w:rsidRPr="00012BA5">
        <w:rPr>
          <w:rFonts w:ascii="Helvetica" w:hAnsi="Helvetica" w:cs="Helvetica"/>
          <w:color w:val="000000"/>
          <w:sz w:val="21"/>
          <w:szCs w:val="21"/>
        </w:rPr>
        <w:t>Loading into the DSP-DA</w:t>
      </w:r>
    </w:p>
    <w:p w14:paraId="77B518F1" w14:textId="0D2B469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3</w:t>
      </w:r>
      <w:r>
        <w:rPr>
          <w:rFonts w:ascii="Helvetica" w:hAnsi="Helvetica" w:cs="Helvetica"/>
          <w:color w:val="000000"/>
          <w:sz w:val="21"/>
          <w:szCs w:val="21"/>
        </w:rPr>
        <w:t xml:space="preserve">: </w:t>
      </w:r>
      <w:r w:rsidRPr="00012BA5">
        <w:rPr>
          <w:rFonts w:ascii="Helvetica" w:hAnsi="Helvetica" w:cs="Helvetica"/>
          <w:color w:val="000000"/>
          <w:sz w:val="21"/>
          <w:szCs w:val="21"/>
        </w:rPr>
        <w:t>Setting User Parameters</w:t>
      </w:r>
    </w:p>
    <w:p w14:paraId="7471CC24" w14:textId="6D20F71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 xml:space="preserve">Page </w:t>
      </w:r>
      <w:r w:rsidR="005611FC">
        <w:rPr>
          <w:rFonts w:ascii="Helvetica" w:hAnsi="Helvetica" w:cs="Helvetica"/>
          <w:i/>
          <w:color w:val="000000"/>
          <w:sz w:val="21"/>
          <w:szCs w:val="21"/>
        </w:rPr>
        <w:t>6</w:t>
      </w:r>
      <w:r>
        <w:rPr>
          <w:rFonts w:ascii="Helvetica" w:hAnsi="Helvetica" w:cs="Helvetica"/>
          <w:color w:val="000000"/>
          <w:sz w:val="21"/>
          <w:szCs w:val="21"/>
        </w:rPr>
        <w:t xml:space="preserve">: </w:t>
      </w:r>
      <w:r w:rsidRPr="00012BA5">
        <w:rPr>
          <w:rFonts w:ascii="Helvetica" w:hAnsi="Helvetica" w:cs="Helvetica"/>
          <w:color w:val="000000"/>
          <w:sz w:val="21"/>
          <w:szCs w:val="21"/>
        </w:rPr>
        <w:t>Interpretation of resulting files and figures</w:t>
      </w:r>
    </w:p>
    <w:p w14:paraId="5126B3FD" w14:textId="0EBD03B4" w:rsidR="00012BA5" w:rsidRDefault="00F5406B" w:rsidP="00012BA5">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b/>
          <w:noProof/>
          <w:color w:val="000000"/>
          <w:sz w:val="21"/>
          <w:szCs w:val="21"/>
        </w:rPr>
        <w:drawing>
          <wp:inline distT="0" distB="0" distL="0" distR="0" wp14:anchorId="58249376" wp14:editId="48BD5888">
            <wp:extent cx="4000500" cy="30003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6336" cy="3012253"/>
                    </a:xfrm>
                    <a:prstGeom prst="rect">
                      <a:avLst/>
                    </a:prstGeom>
                    <a:noFill/>
                    <a:ln>
                      <a:noFill/>
                    </a:ln>
                  </pic:spPr>
                </pic:pic>
              </a:graphicData>
            </a:graphic>
          </wp:inline>
        </w:drawing>
      </w:r>
    </w:p>
    <w:p w14:paraId="09F26E80" w14:textId="647214D5" w:rsidR="006120C5" w:rsidRPr="009E15FC" w:rsidRDefault="00012BA5" w:rsidP="00012BA5">
      <w:pPr>
        <w:pStyle w:val="NormalWeb"/>
        <w:shd w:val="clear" w:color="auto" w:fill="FFFFFF"/>
        <w:spacing w:before="120" w:beforeAutospacing="0" w:after="120" w:afterAutospacing="0"/>
        <w:jc w:val="center"/>
        <w:rPr>
          <w:rFonts w:ascii="Helvetica" w:hAnsi="Helvetica" w:cs="Helvetica"/>
          <w:b/>
          <w:i/>
          <w:color w:val="000000"/>
          <w:sz w:val="21"/>
          <w:szCs w:val="21"/>
        </w:rPr>
      </w:pPr>
      <w:r w:rsidRPr="009E15FC">
        <w:rPr>
          <w:rFonts w:ascii="Helvetica" w:hAnsi="Helvetica" w:cs="Helvetica"/>
          <w:i/>
          <w:color w:val="000000"/>
          <w:sz w:val="21"/>
          <w:szCs w:val="21"/>
        </w:rPr>
        <w:t>For more example graphs see page 4</w:t>
      </w:r>
    </w:p>
    <w:p w14:paraId="2146ECC7" w14:textId="6BEF5B50" w:rsidR="00012BA5" w:rsidRDefault="00012BA5">
      <w:pPr>
        <w:rPr>
          <w:rFonts w:ascii="Helvetica" w:eastAsia="Times New Roman" w:hAnsi="Helvetica" w:cs="Helvetica"/>
          <w:b/>
          <w:color w:val="000000"/>
          <w:sz w:val="24"/>
          <w:szCs w:val="21"/>
        </w:rPr>
      </w:pPr>
      <w:r>
        <w:rPr>
          <w:rFonts w:ascii="Helvetica" w:hAnsi="Helvetica" w:cs="Helvetica"/>
          <w:b/>
          <w:color w:val="000000"/>
          <w:szCs w:val="21"/>
        </w:rPr>
        <w:br w:type="page"/>
      </w:r>
    </w:p>
    <w:p w14:paraId="2453B447" w14:textId="1CAFD9E5" w:rsidR="006120C5" w:rsidRPr="00012BA5" w:rsidRDefault="006120C5" w:rsidP="006120C5">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lastRenderedPageBreak/>
        <w:t>Loading into the DSP-DA:</w:t>
      </w:r>
    </w:p>
    <w:p w14:paraId="537C7108" w14:textId="168E6419" w:rsidR="006120C5" w:rsidRDefault="0078163B" w:rsidP="006120C5">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may be loaded into the custom scripts section of the DSP-DA after you have a dataset processed and ready for analysis. To do so open the custom script section by clicking on the button shown below:</w:t>
      </w:r>
    </w:p>
    <w:p w14:paraId="4F633F8B" w14:textId="50D5269E" w:rsidR="0078163B" w:rsidRP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1C376114" wp14:editId="68D7E4DA">
            <wp:extent cx="13049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69" t="20548" r="22269"/>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14:paraId="35148F82" w14:textId="1E2417A0" w:rsidR="00E543AC"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Select the “Manage” tab to open the area to load and edit scripts:</w:t>
      </w:r>
    </w:p>
    <w:p w14:paraId="69AB0AD9" w14:textId="7229F289" w:rsidR="0078163B" w:rsidDel="004D11A3" w:rsidRDefault="0078163B" w:rsidP="00F5502D">
      <w:pPr>
        <w:pStyle w:val="NormalWeb"/>
        <w:shd w:val="clear" w:color="auto" w:fill="FFFFFF"/>
        <w:spacing w:before="120" w:beforeAutospacing="0" w:after="120" w:afterAutospacing="0"/>
        <w:rPr>
          <w:del w:id="0" w:author="Maddy Griswold" w:date="2021-09-20T10:22:00Z"/>
          <w:rFonts w:ascii="Helvetica" w:hAnsi="Helvetica" w:cs="Helvetica"/>
          <w:color w:val="000000"/>
          <w:sz w:val="21"/>
          <w:szCs w:val="21"/>
        </w:rPr>
      </w:pPr>
      <w:r>
        <w:rPr>
          <w:noProof/>
        </w:rPr>
        <w:drawing>
          <wp:inline distT="0" distB="0" distL="0" distR="0" wp14:anchorId="4C91EE7E" wp14:editId="1811BA12">
            <wp:extent cx="68580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057275"/>
                    </a:xfrm>
                    <a:prstGeom prst="rect">
                      <a:avLst/>
                    </a:prstGeom>
                  </pic:spPr>
                </pic:pic>
              </a:graphicData>
            </a:graphic>
          </wp:inline>
        </w:drawing>
      </w:r>
    </w:p>
    <w:p w14:paraId="54BDC32C" w14:textId="724883C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62F4F17D" w14:textId="43EFF94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the Management tab to add a new script and adjust parameters, fill out and then scroll to the bottom of the page. Use the “+” button to add 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to the script:</w:t>
      </w:r>
    </w:p>
    <w:p w14:paraId="32FBC7C2" w14:textId="1A976212" w:rsidR="0078163B" w:rsidDel="004D11A3" w:rsidRDefault="0078163B" w:rsidP="004D11A3">
      <w:pPr>
        <w:pStyle w:val="NormalWeb"/>
        <w:shd w:val="clear" w:color="auto" w:fill="FFFFFF"/>
        <w:spacing w:before="120" w:beforeAutospacing="0" w:after="120" w:afterAutospacing="0"/>
        <w:rPr>
          <w:del w:id="1" w:author="Maddy Griswold" w:date="2021-09-20T10:22:00Z"/>
          <w:rFonts w:ascii="Helvetica" w:hAnsi="Helvetica" w:cs="Helvetica"/>
          <w:color w:val="000000"/>
          <w:sz w:val="21"/>
          <w:szCs w:val="21"/>
        </w:rPr>
      </w:pPr>
      <w:r>
        <w:rPr>
          <w:noProof/>
        </w:rPr>
        <w:drawing>
          <wp:inline distT="0" distB="0" distL="0" distR="0" wp14:anchorId="48B0EAA3" wp14:editId="7228E2D5">
            <wp:extent cx="1292060" cy="16383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07577" cy="1657975"/>
                    </a:xfrm>
                    <a:prstGeom prst="rect">
                      <a:avLst/>
                    </a:prstGeom>
                  </pic:spPr>
                </pic:pic>
              </a:graphicData>
            </a:graphic>
          </wp:inline>
        </w:drawing>
      </w:r>
    </w:p>
    <w:p w14:paraId="3C9A1405" w14:textId="77777777" w:rsidR="004D11A3" w:rsidRDefault="004D11A3" w:rsidP="004D11A3">
      <w:pPr>
        <w:pStyle w:val="NormalWeb"/>
        <w:shd w:val="clear" w:color="auto" w:fill="FFFFFF"/>
        <w:spacing w:before="120" w:beforeAutospacing="0" w:after="120" w:afterAutospacing="0"/>
        <w:jc w:val="center"/>
        <w:rPr>
          <w:ins w:id="2" w:author="Maddy Griswold" w:date="2021-09-20T10:23:00Z"/>
          <w:rFonts w:ascii="Helvetica" w:hAnsi="Helvetica" w:cs="Helvetica"/>
          <w:color w:val="000000"/>
          <w:sz w:val="21"/>
          <w:szCs w:val="21"/>
        </w:rPr>
      </w:pPr>
    </w:p>
    <w:p w14:paraId="388870A9" w14:textId="77777777" w:rsidR="004D11A3" w:rsidRDefault="004D11A3" w:rsidP="004D11A3">
      <w:pPr>
        <w:pStyle w:val="NormalWeb"/>
        <w:shd w:val="clear" w:color="auto" w:fill="FFFFFF"/>
        <w:spacing w:before="120" w:beforeAutospacing="0" w:after="120" w:afterAutospacing="0"/>
        <w:rPr>
          <w:ins w:id="3" w:author="Maddy Griswold" w:date="2021-09-20T10:23:00Z"/>
          <w:rFonts w:ascii="Helvetica" w:hAnsi="Helvetica" w:cs="Helvetica"/>
          <w:color w:val="000000"/>
          <w:sz w:val="21"/>
          <w:szCs w:val="21"/>
        </w:rPr>
      </w:pPr>
      <w:ins w:id="4" w:author="Maddy Griswold" w:date="2021-09-20T10:23:00Z">
        <w:r>
          <w:rPr>
            <w:rFonts w:ascii="Helvetica" w:hAnsi="Helvetica" w:cs="Helvetica"/>
            <w:color w:val="000000"/>
            <w:sz w:val="21"/>
            <w:szCs w:val="21"/>
          </w:rPr>
          <w:t xml:space="preserve">This script will work with both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GeoMxSet</w:t>
        </w:r>
        <w:proofErr w:type="spellEnd"/>
        <w:r>
          <w:rPr>
            <w:rFonts w:ascii="Helvetica" w:hAnsi="Helvetica" w:cs="Helvetica"/>
            <w:color w:val="000000"/>
            <w:sz w:val="21"/>
            <w:szCs w:val="21"/>
          </w:rPr>
          <w:t xml:space="preserve"> inputs.</w:t>
        </w:r>
      </w:ins>
    </w:p>
    <w:p w14:paraId="6FCD574E" w14:textId="08C222E0" w:rsidR="0078163B" w:rsidRDefault="004D11A3" w:rsidP="004D11A3">
      <w:pPr>
        <w:pStyle w:val="NormalWeb"/>
        <w:shd w:val="clear" w:color="auto" w:fill="FFFFFF"/>
        <w:spacing w:before="120" w:beforeAutospacing="0" w:after="120" w:afterAutospacing="0"/>
        <w:jc w:val="center"/>
        <w:rPr>
          <w:rFonts w:ascii="Helvetica" w:hAnsi="Helvetica" w:cs="Helvetica"/>
          <w:color w:val="000000"/>
          <w:sz w:val="21"/>
          <w:szCs w:val="21"/>
        </w:rPr>
        <w:pPrChange w:id="5" w:author="Maddy Griswold" w:date="2021-09-20T10:24:00Z">
          <w:pPr>
            <w:pStyle w:val="NormalWeb"/>
            <w:shd w:val="clear" w:color="auto" w:fill="FFFFFF"/>
            <w:spacing w:before="120" w:beforeAutospacing="0" w:after="120" w:afterAutospacing="0"/>
          </w:pPr>
        </w:pPrChange>
      </w:pPr>
      <w:ins w:id="6" w:author="Maddy Griswold" w:date="2021-09-20T10:23:00Z">
        <w:r>
          <w:rPr>
            <w:noProof/>
          </w:rPr>
          <w:drawing>
            <wp:inline distT="0" distB="0" distL="0" distR="0" wp14:anchorId="6B8B3021" wp14:editId="4025B465">
              <wp:extent cx="4243381" cy="94297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7163" cy="970482"/>
                      </a:xfrm>
                      <a:prstGeom prst="rect">
                        <a:avLst/>
                      </a:prstGeom>
                    </pic:spPr>
                  </pic:pic>
                </a:graphicData>
              </a:graphic>
            </wp:inline>
          </w:drawing>
        </w:r>
      </w:ins>
    </w:p>
    <w:p w14:paraId="2D48119C" w14:textId="35B4C7A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Once added the parameters of the script can be adjusted by editing the top lines in the script and hitting the “Save” button. You do </w:t>
      </w:r>
      <w:r w:rsidRPr="009E15FC">
        <w:rPr>
          <w:rFonts w:ascii="Helvetica" w:hAnsi="Helvetica" w:cs="Helvetica"/>
          <w:b/>
          <w:color w:val="000000"/>
          <w:sz w:val="21"/>
          <w:szCs w:val="21"/>
        </w:rPr>
        <w:t>not</w:t>
      </w:r>
      <w:r>
        <w:rPr>
          <w:rFonts w:ascii="Helvetica" w:hAnsi="Helvetica" w:cs="Helvetica"/>
          <w:color w:val="000000"/>
          <w:sz w:val="21"/>
          <w:szCs w:val="21"/>
        </w:rPr>
        <w:t xml:space="preserve"> need to check the Create new dataset button.</w:t>
      </w:r>
    </w:p>
    <w:p w14:paraId="6004DD6D" w14:textId="23467E05" w:rsidR="0078163B" w:rsidRDefault="00D41EF4" w:rsidP="0078163B">
      <w:pPr>
        <w:pStyle w:val="NormalWeb"/>
        <w:shd w:val="clear" w:color="auto" w:fill="FFFFFF"/>
        <w:spacing w:before="120" w:beforeAutospacing="0" w:after="120" w:afterAutospacing="0"/>
        <w:jc w:val="center"/>
        <w:rPr>
          <w:ins w:id="7" w:author="Maddy Griswold" w:date="2021-09-20T10:21:00Z"/>
          <w:rFonts w:ascii="Helvetica" w:hAnsi="Helvetica" w:cs="Helvetica"/>
          <w:color w:val="000000"/>
          <w:sz w:val="21"/>
          <w:szCs w:val="21"/>
        </w:rPr>
      </w:pPr>
      <w:r>
        <w:rPr>
          <w:noProof/>
        </w:rPr>
        <w:drawing>
          <wp:inline distT="0" distB="0" distL="0" distR="0" wp14:anchorId="05105788" wp14:editId="16EA2E43">
            <wp:extent cx="2562225" cy="20036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8823" cy="2016659"/>
                    </a:xfrm>
                    <a:prstGeom prst="rect">
                      <a:avLst/>
                    </a:prstGeom>
                  </pic:spPr>
                </pic:pic>
              </a:graphicData>
            </a:graphic>
          </wp:inline>
        </w:drawing>
      </w:r>
    </w:p>
    <w:p w14:paraId="282DB24A" w14:textId="6491126C" w:rsidR="004D11A3" w:rsidDel="004D11A3" w:rsidRDefault="004D11A3" w:rsidP="004D11A3">
      <w:pPr>
        <w:pStyle w:val="NormalWeb"/>
        <w:shd w:val="clear" w:color="auto" w:fill="FFFFFF"/>
        <w:spacing w:before="120" w:beforeAutospacing="0" w:after="120" w:afterAutospacing="0"/>
        <w:jc w:val="center"/>
        <w:rPr>
          <w:del w:id="8" w:author="Maddy Griswold" w:date="2021-09-20T10:23:00Z"/>
          <w:rFonts w:ascii="Helvetica" w:hAnsi="Helvetica" w:cs="Helvetica"/>
          <w:color w:val="000000"/>
          <w:sz w:val="21"/>
          <w:szCs w:val="21"/>
        </w:rPr>
        <w:pPrChange w:id="9" w:author="Maddy Griswold" w:date="2021-09-20T10:22:00Z">
          <w:pPr>
            <w:pStyle w:val="NormalWeb"/>
            <w:shd w:val="clear" w:color="auto" w:fill="FFFFFF"/>
            <w:spacing w:before="120" w:beforeAutospacing="0" w:after="120" w:afterAutospacing="0"/>
            <w:jc w:val="center"/>
          </w:pPr>
        </w:pPrChange>
      </w:pPr>
    </w:p>
    <w:p w14:paraId="0BEA8272" w14:textId="78A69981" w:rsidR="0078163B" w:rsidDel="004D11A3" w:rsidRDefault="0078163B" w:rsidP="0078163B">
      <w:pPr>
        <w:pStyle w:val="NormalWeb"/>
        <w:shd w:val="clear" w:color="auto" w:fill="FFFFFF"/>
        <w:spacing w:before="120" w:beforeAutospacing="0" w:after="120" w:afterAutospacing="0"/>
        <w:rPr>
          <w:del w:id="10" w:author="Maddy Griswold" w:date="2021-09-20T10:25:00Z"/>
          <w:rFonts w:ascii="Helvetica" w:hAnsi="Helvetica" w:cs="Helvetica"/>
          <w:color w:val="000000"/>
          <w:sz w:val="21"/>
          <w:szCs w:val="21"/>
        </w:rPr>
      </w:pPr>
      <w:r>
        <w:rPr>
          <w:rFonts w:ascii="Helvetica" w:hAnsi="Helvetica" w:cs="Helvetica"/>
          <w:color w:val="000000"/>
          <w:sz w:val="21"/>
          <w:szCs w:val="21"/>
        </w:rPr>
        <w:t>Parameter options are described in full on the next page.</w:t>
      </w:r>
    </w:p>
    <w:p w14:paraId="56AF5DFE" w14:textId="20B5B19E" w:rsidR="0078163B" w:rsidDel="004D11A3" w:rsidRDefault="0078163B" w:rsidP="004D11A3">
      <w:pPr>
        <w:pStyle w:val="NormalWeb"/>
        <w:shd w:val="clear" w:color="auto" w:fill="FFFFFF"/>
        <w:spacing w:before="120" w:beforeAutospacing="0" w:after="120" w:afterAutospacing="0"/>
        <w:rPr>
          <w:del w:id="11" w:author="Maddy Griswold" w:date="2021-09-20T10:25:00Z"/>
          <w:rFonts w:ascii="Helvetica" w:hAnsi="Helvetica" w:cs="Helvetica"/>
          <w:color w:val="000000"/>
          <w:sz w:val="21"/>
          <w:szCs w:val="21"/>
        </w:rPr>
        <w:pPrChange w:id="12" w:author="Maddy Griswold" w:date="2021-09-20T10:25:00Z">
          <w:pPr/>
        </w:pPrChange>
      </w:pPr>
      <w:r>
        <w:rPr>
          <w:rFonts w:ascii="Helvetica" w:hAnsi="Helvetica" w:cs="Helvetica"/>
          <w:color w:val="000000"/>
          <w:sz w:val="21"/>
          <w:szCs w:val="21"/>
        </w:rPr>
        <w:br w:type="page"/>
      </w:r>
    </w:p>
    <w:p w14:paraId="756BB3CA" w14:textId="499DA1EB" w:rsidR="0078163B" w:rsidDel="004D11A3" w:rsidRDefault="0078163B" w:rsidP="0078163B">
      <w:pPr>
        <w:pStyle w:val="NormalWeb"/>
        <w:shd w:val="clear" w:color="auto" w:fill="FFFFFF"/>
        <w:spacing w:before="120" w:beforeAutospacing="0" w:after="120" w:afterAutospacing="0"/>
        <w:rPr>
          <w:del w:id="13" w:author="Maddy Griswold" w:date="2021-09-20T10:25:00Z"/>
          <w:rFonts w:ascii="Helvetica" w:hAnsi="Helvetica" w:cs="Helvetica"/>
          <w:color w:val="000000"/>
          <w:sz w:val="21"/>
          <w:szCs w:val="21"/>
        </w:rPr>
      </w:pPr>
    </w:p>
    <w:p w14:paraId="11C32B0D" w14:textId="51E00893" w:rsidR="0078163B" w:rsidDel="004D11A3" w:rsidRDefault="0078163B" w:rsidP="00F5502D">
      <w:pPr>
        <w:pStyle w:val="NormalWeb"/>
        <w:shd w:val="clear" w:color="auto" w:fill="FFFFFF"/>
        <w:spacing w:before="120" w:beforeAutospacing="0" w:after="120" w:afterAutospacing="0"/>
        <w:rPr>
          <w:del w:id="14" w:author="Maddy Griswold" w:date="2021-09-20T10:25:00Z"/>
          <w:rFonts w:ascii="Helvetica" w:hAnsi="Helvetica" w:cs="Helvetica"/>
          <w:color w:val="000000"/>
          <w:sz w:val="21"/>
          <w:szCs w:val="21"/>
        </w:rPr>
      </w:pPr>
    </w:p>
    <w:p w14:paraId="07452500" w14:textId="40AAEB31" w:rsidR="00F5502D" w:rsidRPr="00012BA5" w:rsidRDefault="00F5502D" w:rsidP="00F5502D">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t>Setting User Parameters:</w:t>
      </w:r>
    </w:p>
    <w:p w14:paraId="7F67F51D" w14:textId="00D0D837" w:rsidR="00F5502D" w:rsidRDefault="00F5502D"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There are a few settings that can be adjusted easily by the user at the top of the script. These include:</w:t>
      </w:r>
    </w:p>
    <w:p w14:paraId="693E2E12" w14:textId="4B5357F5" w:rsidR="00F5502D" w:rsidRDefault="00F5502D"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plot_type</w:t>
      </w:r>
      <w:proofErr w:type="spellEnd"/>
      <w:r>
        <w:rPr>
          <w:rFonts w:ascii="Helvetica" w:hAnsi="Helvetica" w:cs="Helvetica"/>
          <w:color w:val="000000"/>
          <w:sz w:val="21"/>
          <w:szCs w:val="21"/>
        </w:rPr>
        <w:t xml:space="preserve"> – set this to either “PCA”,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based on user preference. No other values</w:t>
      </w:r>
      <w:r w:rsidR="00EC4468">
        <w:rPr>
          <w:rFonts w:ascii="Helvetica" w:hAnsi="Helvetica" w:cs="Helvetica"/>
          <w:color w:val="000000"/>
          <w:sz w:val="21"/>
          <w:szCs w:val="21"/>
        </w:rPr>
        <w:t xml:space="preserve"> or methods</w:t>
      </w:r>
      <w:r>
        <w:rPr>
          <w:rFonts w:ascii="Helvetica" w:hAnsi="Helvetica" w:cs="Helvetica"/>
          <w:color w:val="000000"/>
          <w:sz w:val="21"/>
          <w:szCs w:val="21"/>
        </w:rPr>
        <w:t xml:space="preserve"> are currently supported</w:t>
      </w:r>
    </w:p>
    <w:p w14:paraId="2D6364C4" w14:textId="6DD388B4" w:rsidR="00F5502D" w:rsidRDefault="00E0761C"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Plotting parameters</w:t>
      </w:r>
      <w:r w:rsidR="00F5502D">
        <w:rPr>
          <w:rFonts w:ascii="Helvetica" w:hAnsi="Helvetica" w:cs="Helvetica"/>
          <w:color w:val="000000"/>
          <w:sz w:val="21"/>
          <w:szCs w:val="21"/>
        </w:rPr>
        <w:t>:</w:t>
      </w:r>
      <w:r w:rsidR="005611FC">
        <w:rPr>
          <w:rFonts w:ascii="Helvetica" w:hAnsi="Helvetica" w:cs="Helvetica"/>
          <w:color w:val="000000"/>
          <w:sz w:val="21"/>
          <w:szCs w:val="21"/>
        </w:rPr>
        <w:t xml:space="preserve"> (any of the graphing parameters may be set to NULL to ignore the parameter)</w:t>
      </w:r>
    </w:p>
    <w:p w14:paraId="27DD68CC" w14:textId="01C32B24"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color_by</w:t>
      </w:r>
      <w:proofErr w:type="spellEnd"/>
      <w:r>
        <w:rPr>
          <w:rFonts w:ascii="Helvetica" w:hAnsi="Helvetica" w:cs="Helvetica"/>
          <w:i/>
          <w:color w:val="000000"/>
          <w:sz w:val="21"/>
          <w:szCs w:val="21"/>
        </w:rPr>
        <w:t xml:space="preserve"> </w:t>
      </w:r>
      <w:r w:rsidR="00F5502D">
        <w:rPr>
          <w:rFonts w:ascii="Helvetica" w:hAnsi="Helvetica" w:cs="Helvetica"/>
          <w:color w:val="000000"/>
          <w:sz w:val="21"/>
          <w:szCs w:val="21"/>
        </w:rPr>
        <w:t xml:space="preserve">– set this to the name </w:t>
      </w:r>
      <w:r>
        <w:rPr>
          <w:rFonts w:ascii="Helvetica" w:hAnsi="Helvetica" w:cs="Helvetica"/>
          <w:color w:val="000000"/>
          <w:sz w:val="21"/>
          <w:szCs w:val="21"/>
        </w:rPr>
        <w:t xml:space="preserve">(column name) </w:t>
      </w:r>
      <w:r w:rsidR="00F5502D">
        <w:rPr>
          <w:rFonts w:ascii="Helvetica" w:hAnsi="Helvetica" w:cs="Helvetica"/>
          <w:color w:val="000000"/>
          <w:sz w:val="21"/>
          <w:szCs w:val="21"/>
        </w:rPr>
        <w:t>of an annotation tag, factor</w:t>
      </w:r>
      <w:r>
        <w:rPr>
          <w:rFonts w:ascii="Helvetica" w:hAnsi="Helvetica" w:cs="Helvetica"/>
          <w:color w:val="000000"/>
          <w:sz w:val="21"/>
          <w:szCs w:val="21"/>
        </w:rPr>
        <w:t xml:space="preserve"> within the segment annotations</w:t>
      </w:r>
      <w:r w:rsidR="00D41EF4">
        <w:rPr>
          <w:rFonts w:ascii="Helvetica" w:hAnsi="Helvetica" w:cs="Helvetica"/>
          <w:color w:val="000000"/>
          <w:sz w:val="21"/>
          <w:szCs w:val="21"/>
        </w:rPr>
        <w:t>,</w:t>
      </w:r>
      <w:r w:rsidR="00F5502D">
        <w:rPr>
          <w:rFonts w:ascii="Helvetica" w:hAnsi="Helvetica" w:cs="Helvetica"/>
          <w:color w:val="000000"/>
          <w:sz w:val="21"/>
          <w:szCs w:val="21"/>
        </w:rPr>
        <w:t xml:space="preserve"> or the display name of a target. For example, you may have a factor named “Loc</w:t>
      </w:r>
      <w:r>
        <w:rPr>
          <w:rFonts w:ascii="Helvetica" w:hAnsi="Helvetica" w:cs="Helvetica"/>
          <w:color w:val="000000"/>
          <w:sz w:val="21"/>
          <w:szCs w:val="21"/>
        </w:rPr>
        <w:t>ation</w:t>
      </w:r>
      <w:r w:rsidR="00F5502D">
        <w:rPr>
          <w:rFonts w:ascii="Helvetica" w:hAnsi="Helvetica" w:cs="Helvetica"/>
          <w:color w:val="000000"/>
          <w:sz w:val="21"/>
          <w:szCs w:val="21"/>
        </w:rPr>
        <w:t>” that you want to visualize, this may be used with the color parameter. Alternatively, “VEGFA” can be used to color points by the continuous expression of VEGFA.</w:t>
      </w:r>
      <w:r w:rsidR="00E47DB1" w:rsidRPr="00E47DB1">
        <w:rPr>
          <w:rFonts w:ascii="Helvetica" w:hAnsi="Helvetica" w:cs="Helvetica"/>
          <w:color w:val="000000"/>
          <w:sz w:val="21"/>
          <w:szCs w:val="21"/>
        </w:rPr>
        <w:t xml:space="preserve"> </w:t>
      </w:r>
      <w:r w:rsidR="00E47DB1">
        <w:rPr>
          <w:rFonts w:ascii="Helvetica" w:hAnsi="Helvetica" w:cs="Helvetica"/>
          <w:color w:val="000000"/>
          <w:sz w:val="21"/>
          <w:szCs w:val="21"/>
        </w:rPr>
        <w:t>Color is shown as log2 counts if a target is selected due to how color distributions are perceived.</w:t>
      </w:r>
    </w:p>
    <w:p w14:paraId="13CB1C2E" w14:textId="43F15DA0"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shape_by</w:t>
      </w:r>
      <w:proofErr w:type="spellEnd"/>
      <w:r w:rsidR="00F5502D">
        <w:rPr>
          <w:rFonts w:ascii="Helvetica" w:hAnsi="Helvetica" w:cs="Helvetica"/>
          <w:color w:val="000000"/>
          <w:sz w:val="21"/>
          <w:szCs w:val="21"/>
        </w:rPr>
        <w:t xml:space="preserve"> - set this to the name of an annotation tag or factor</w:t>
      </w:r>
      <w:r>
        <w:rPr>
          <w:rFonts w:ascii="Helvetica" w:hAnsi="Helvetica" w:cs="Helvetica"/>
          <w:color w:val="000000"/>
          <w:sz w:val="21"/>
          <w:szCs w:val="21"/>
        </w:rPr>
        <w:t xml:space="preserve">. </w:t>
      </w:r>
      <w:r w:rsidR="005611FC">
        <w:rPr>
          <w:rFonts w:ascii="Helvetica" w:hAnsi="Helvetica" w:cs="Helvetica"/>
          <w:color w:val="000000"/>
          <w:sz w:val="21"/>
          <w:szCs w:val="21"/>
        </w:rPr>
        <w:br/>
        <w:t xml:space="preserve">      Note: </w:t>
      </w:r>
      <w:r>
        <w:rPr>
          <w:rFonts w:ascii="Helvetica" w:hAnsi="Helvetica" w:cs="Helvetica"/>
          <w:color w:val="000000"/>
          <w:sz w:val="21"/>
          <w:szCs w:val="21"/>
        </w:rPr>
        <w:t xml:space="preserve">Target names may not </w:t>
      </w:r>
      <w:r w:rsidR="005611FC">
        <w:rPr>
          <w:rFonts w:ascii="Helvetica" w:hAnsi="Helvetica" w:cs="Helvetica"/>
          <w:color w:val="000000"/>
          <w:sz w:val="21"/>
          <w:szCs w:val="21"/>
        </w:rPr>
        <w:t xml:space="preserve">be </w:t>
      </w:r>
      <w:r>
        <w:rPr>
          <w:rFonts w:ascii="Helvetica" w:hAnsi="Helvetica" w:cs="Helvetica"/>
          <w:color w:val="000000"/>
          <w:sz w:val="21"/>
          <w:szCs w:val="21"/>
        </w:rPr>
        <w:t>used for shape.</w:t>
      </w:r>
    </w:p>
    <w:p w14:paraId="6C4B2052" w14:textId="709E2F6F" w:rsidR="005611FC" w:rsidRDefault="005611F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size_by</w:t>
      </w:r>
      <w:proofErr w:type="spellEnd"/>
      <w:r>
        <w:rPr>
          <w:rFonts w:ascii="Helvetica" w:hAnsi="Helvetica" w:cs="Helvetica"/>
          <w:color w:val="000000"/>
          <w:sz w:val="21"/>
          <w:szCs w:val="21"/>
        </w:rPr>
        <w:t xml:space="preserve"> – set this to the display name of a target.</w:t>
      </w:r>
      <w:r w:rsidR="00E47DB1">
        <w:rPr>
          <w:rFonts w:ascii="Helvetica" w:hAnsi="Helvetica" w:cs="Helvetica"/>
          <w:color w:val="000000"/>
          <w:sz w:val="21"/>
          <w:szCs w:val="21"/>
        </w:rPr>
        <w:t xml:space="preserve"> Size is shown as linear counts due to how point size distributions are perceived.</w:t>
      </w:r>
    </w:p>
    <w:p w14:paraId="6CE5D6AB" w14:textId="30E16A1F" w:rsidR="00E0761C" w:rsidRDefault="00E0761C"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plot_font</w:t>
      </w:r>
      <w:proofErr w:type="spellEnd"/>
      <w:r>
        <w:rPr>
          <w:rFonts w:ascii="Helvetica" w:hAnsi="Helvetica" w:cs="Helvetica"/>
          <w:color w:val="000000"/>
          <w:sz w:val="21"/>
          <w:szCs w:val="21"/>
        </w:rPr>
        <w:t xml:space="preserve"> – is a list, which includes family and size. Family can be set to ‘sans’, ‘serif’, or ‘mono’ to use Helvetica, Times New Roman, or Courier New fonts</w:t>
      </w:r>
      <w:r w:rsidR="00D41EF4">
        <w:rPr>
          <w:rFonts w:ascii="Helvetica" w:hAnsi="Helvetica" w:cs="Helvetica"/>
          <w:color w:val="000000"/>
          <w:sz w:val="21"/>
          <w:szCs w:val="21"/>
        </w:rPr>
        <w:t>, respectively</w:t>
      </w:r>
      <w:r>
        <w:rPr>
          <w:rFonts w:ascii="Helvetica" w:hAnsi="Helvetica" w:cs="Helvetica"/>
          <w:color w:val="000000"/>
          <w:sz w:val="21"/>
          <w:szCs w:val="21"/>
        </w:rPr>
        <w:t>. Additional fonts may be supported as well, but not all fonts are available. Size is relative, increasing the number (default = 15) shall increase font size relative to the plot size</w:t>
      </w:r>
      <w:r w:rsidR="00D41EF4">
        <w:rPr>
          <w:rFonts w:ascii="Helvetica" w:hAnsi="Helvetica" w:cs="Helvetica"/>
          <w:color w:val="000000"/>
          <w:sz w:val="21"/>
          <w:szCs w:val="21"/>
        </w:rPr>
        <w:t xml:space="preserve"> for all labels on the plots</w:t>
      </w:r>
      <w:r>
        <w:rPr>
          <w:rFonts w:ascii="Helvetica" w:hAnsi="Helvetica" w:cs="Helvetica"/>
          <w:color w:val="000000"/>
          <w:sz w:val="21"/>
          <w:szCs w:val="21"/>
        </w:rPr>
        <w:t>.</w:t>
      </w:r>
    </w:p>
    <w:p w14:paraId="52B0F94F" w14:textId="2D894A56" w:rsidR="00D41EF4" w:rsidRDefault="00831631"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w:t>
      </w:r>
      <w:r w:rsidR="00D41EF4">
        <w:rPr>
          <w:rFonts w:ascii="Helvetica" w:hAnsi="Helvetica" w:cs="Helvetica"/>
          <w:i/>
          <w:color w:val="000000"/>
          <w:sz w:val="21"/>
          <w:szCs w:val="21"/>
        </w:rPr>
        <w:t>ave_as</w:t>
      </w:r>
      <w:proofErr w:type="spellEnd"/>
      <w:r w:rsidR="00D41EF4">
        <w:rPr>
          <w:rFonts w:ascii="Helvetica" w:hAnsi="Helvetica" w:cs="Helvetica"/>
          <w:i/>
          <w:color w:val="000000"/>
          <w:sz w:val="21"/>
          <w:szCs w:val="21"/>
        </w:rPr>
        <w:t xml:space="preserve"> </w:t>
      </w:r>
      <w:r w:rsidR="00D41EF4">
        <w:rPr>
          <w:rFonts w:ascii="Helvetica" w:hAnsi="Helvetica" w:cs="Helvetica"/>
          <w:color w:val="000000"/>
          <w:sz w:val="21"/>
          <w:szCs w:val="21"/>
        </w:rPr>
        <w:t xml:space="preserve">– is a string which defines the type of </w:t>
      </w:r>
      <w:r>
        <w:rPr>
          <w:rFonts w:ascii="Helvetica" w:hAnsi="Helvetica" w:cs="Helvetica"/>
          <w:color w:val="000000"/>
          <w:sz w:val="21"/>
          <w:szCs w:val="21"/>
        </w:rPr>
        <w:t>format</w:t>
      </w:r>
      <w:r w:rsidR="00D41EF4">
        <w:rPr>
          <w:rFonts w:ascii="Helvetica" w:hAnsi="Helvetica" w:cs="Helvetica"/>
          <w:color w:val="000000"/>
          <w:sz w:val="21"/>
          <w:szCs w:val="21"/>
        </w:rPr>
        <w:t xml:space="preserve"> you would like to save</w:t>
      </w:r>
      <w:r>
        <w:rPr>
          <w:rFonts w:ascii="Helvetica" w:hAnsi="Helvetica" w:cs="Helvetica"/>
          <w:color w:val="000000"/>
          <w:sz w:val="21"/>
          <w:szCs w:val="21"/>
        </w:rPr>
        <w:t xml:space="preserve"> the graphs as. If PDF is selected (default), it will save graphs as a multipage PDF, which is especially useful for PCA analysis which outputs 4 graphs. PNG or SVG formats are most appropriate for inclusion in print documents, and use a dpi resolution of 300. This may be edited further down in the script if higher resolution is needed. Search for “dpi” to change that variable. Similarly</w:t>
      </w:r>
      <w:r w:rsidR="009A0727">
        <w:rPr>
          <w:rFonts w:ascii="Helvetica" w:hAnsi="Helvetica" w:cs="Helvetica"/>
          <w:color w:val="000000"/>
          <w:sz w:val="21"/>
          <w:szCs w:val="21"/>
        </w:rPr>
        <w:t>,</w:t>
      </w:r>
      <w:r>
        <w:rPr>
          <w:rFonts w:ascii="Helvetica" w:hAnsi="Helvetica" w:cs="Helvetica"/>
          <w:color w:val="000000"/>
          <w:sz w:val="21"/>
          <w:szCs w:val="21"/>
        </w:rPr>
        <w:t xml:space="preserve"> if a different size is needed, search for “width” or “height” within the </w:t>
      </w:r>
      <w:r w:rsidR="009A0727">
        <w:rPr>
          <w:rFonts w:ascii="Helvetica" w:hAnsi="Helvetica" w:cs="Helvetica"/>
          <w:color w:val="000000"/>
          <w:sz w:val="21"/>
          <w:szCs w:val="21"/>
        </w:rPr>
        <w:t>script</w:t>
      </w:r>
      <w:r>
        <w:rPr>
          <w:rFonts w:ascii="Helvetica" w:hAnsi="Helvetica" w:cs="Helvetica"/>
          <w:color w:val="000000"/>
          <w:sz w:val="21"/>
          <w:szCs w:val="21"/>
        </w:rPr>
        <w:t>.</w:t>
      </w:r>
    </w:p>
    <w:p w14:paraId="7F16275D" w14:textId="06F59E1C" w:rsidR="00E0761C" w:rsidRPr="00E0761C" w:rsidRDefault="00E0761C" w:rsidP="00E0761C">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Controls for colors</w:t>
      </w:r>
      <w:r>
        <w:rPr>
          <w:rFonts w:ascii="Helvetica" w:hAnsi="Helvetica" w:cs="Helvetica"/>
          <w:color w:val="000000"/>
          <w:sz w:val="21"/>
          <w:szCs w:val="21"/>
        </w:rPr>
        <w:t>:</w:t>
      </w:r>
      <w:r w:rsidR="00313041">
        <w:rPr>
          <w:rFonts w:ascii="Helvetica" w:hAnsi="Helvetica" w:cs="Helvetica"/>
          <w:color w:val="000000"/>
          <w:sz w:val="21"/>
          <w:szCs w:val="21"/>
        </w:rPr>
        <w:t xml:space="preserve"> [</w:t>
      </w:r>
      <w:r w:rsidR="009A0727">
        <w:rPr>
          <w:rFonts w:ascii="Helvetica" w:hAnsi="Helvetica" w:cs="Helvetica"/>
          <w:color w:val="000000"/>
          <w:sz w:val="21"/>
          <w:szCs w:val="21"/>
        </w:rPr>
        <w:t xml:space="preserve">see Phase 4: Colors &amp; Pallet Options figure below </w:t>
      </w:r>
      <w:r w:rsidR="00313041">
        <w:rPr>
          <w:rFonts w:ascii="Helvetica" w:hAnsi="Helvetica" w:cs="Helvetica"/>
          <w:color w:val="000000"/>
          <w:sz w:val="21"/>
          <w:szCs w:val="21"/>
        </w:rPr>
        <w:t>for examples]</w:t>
      </w:r>
    </w:p>
    <w:p w14:paraId="5B3BA351" w14:textId="4BADEDD7" w:rsidR="00E0761C" w:rsidRDefault="002E0C0A"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w:t>
      </w:r>
      <w:r w:rsidR="00F5502D" w:rsidRPr="00702ECA">
        <w:rPr>
          <w:rFonts w:ascii="Helvetica" w:hAnsi="Helvetica" w:cs="Helvetica"/>
          <w:i/>
          <w:color w:val="000000"/>
          <w:sz w:val="21"/>
          <w:szCs w:val="21"/>
        </w:rPr>
        <w:t>color</w:t>
      </w:r>
      <w:r w:rsidR="00E0761C">
        <w:rPr>
          <w:rFonts w:ascii="Helvetica" w:hAnsi="Helvetica" w:cs="Helvetica"/>
          <w:i/>
          <w:color w:val="000000"/>
          <w:sz w:val="21"/>
          <w:szCs w:val="21"/>
        </w:rPr>
        <w:t>s</w:t>
      </w:r>
      <w:proofErr w:type="spellEnd"/>
      <w:r w:rsidR="00F5502D">
        <w:rPr>
          <w:rFonts w:ascii="Helvetica" w:hAnsi="Helvetica" w:cs="Helvetica"/>
          <w:color w:val="000000"/>
          <w:sz w:val="21"/>
          <w:szCs w:val="21"/>
        </w:rPr>
        <w:t xml:space="preserve"> – </w:t>
      </w:r>
      <w:r w:rsidR="00E0761C">
        <w:rPr>
          <w:rFonts w:ascii="Helvetica" w:hAnsi="Helvetica" w:cs="Helvetica"/>
          <w:color w:val="000000"/>
          <w:sz w:val="21"/>
          <w:szCs w:val="21"/>
        </w:rPr>
        <w:t>is a list which should contain either:</w:t>
      </w:r>
    </w:p>
    <w:p w14:paraId="7A2E946E" w14:textId="00E081F2" w:rsidR="00E0761C" w:rsidRDefault="00E0761C" w:rsidP="00E0761C">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colors that can be recognized by R. These should be either named colors (e.g. “orange2”) or hexadecimal colors (“#ABABAB”). At least 1 color is needed for each unique entry in the </w:t>
      </w:r>
      <w:proofErr w:type="spellStart"/>
      <w:r>
        <w:rPr>
          <w:rFonts w:ascii="Helvetica" w:hAnsi="Helvetica" w:cs="Helvetica"/>
          <w:i/>
          <w:color w:val="000000"/>
          <w:sz w:val="21"/>
          <w:szCs w:val="21"/>
        </w:rPr>
        <w:t>color_by</w:t>
      </w:r>
      <w:proofErr w:type="spellEnd"/>
      <w:r>
        <w:rPr>
          <w:rFonts w:ascii="Helvetica" w:hAnsi="Helvetica" w:cs="Helvetica"/>
          <w:color w:val="000000"/>
          <w:sz w:val="21"/>
          <w:szCs w:val="21"/>
        </w:rPr>
        <w:t xml:space="preserve"> column.</w:t>
      </w:r>
      <w:r w:rsidR="00831631">
        <w:rPr>
          <w:rFonts w:ascii="Helvetica" w:hAnsi="Helvetica" w:cs="Helvetica"/>
          <w:color w:val="000000"/>
          <w:sz w:val="21"/>
          <w:szCs w:val="21"/>
        </w:rPr>
        <w:t xml:space="preserve"> See below for a cheat sheet of all named R colors.</w:t>
      </w:r>
    </w:p>
    <w:p w14:paraId="392909CF" w14:textId="52C5CA49" w:rsidR="00F5502D" w:rsidRDefault="00E0761C" w:rsidP="009B6628">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 xml:space="preserve">Alternative, if you do not want to specify all the colors, you may set the first color to the </w:t>
      </w:r>
      <w:r w:rsidR="00F5502D" w:rsidRPr="00E0761C">
        <w:rPr>
          <w:rFonts w:ascii="Helvetica" w:hAnsi="Helvetica" w:cs="Helvetica"/>
          <w:color w:val="000000"/>
          <w:sz w:val="21"/>
          <w:szCs w:val="21"/>
        </w:rPr>
        <w:t xml:space="preserve">name of a color palette from the palettes listed </w:t>
      </w:r>
      <w:r w:rsidR="004E583C" w:rsidRPr="00E0761C">
        <w:rPr>
          <w:rFonts w:ascii="Helvetica" w:hAnsi="Helvetica" w:cs="Helvetica"/>
          <w:color w:val="000000"/>
          <w:sz w:val="21"/>
          <w:szCs w:val="21"/>
        </w:rPr>
        <w:t>below</w:t>
      </w:r>
      <w:r w:rsidR="00F5502D" w:rsidRPr="00E0761C">
        <w:rPr>
          <w:rFonts w:ascii="Helvetica" w:hAnsi="Helvetica" w:cs="Helvetica"/>
          <w:color w:val="000000"/>
          <w:sz w:val="21"/>
          <w:szCs w:val="21"/>
        </w:rPr>
        <w:t>. For example</w:t>
      </w:r>
      <w:r w:rsidR="008C537C" w:rsidRPr="00E0761C">
        <w:rPr>
          <w:rFonts w:ascii="Helvetica" w:hAnsi="Helvetica" w:cs="Helvetica"/>
          <w:color w:val="000000"/>
          <w:sz w:val="21"/>
          <w:szCs w:val="21"/>
        </w:rPr>
        <w:t>,</w:t>
      </w:r>
      <w:r w:rsidR="00F5502D" w:rsidRPr="00E0761C">
        <w:rPr>
          <w:rFonts w:ascii="Helvetica" w:hAnsi="Helvetica" w:cs="Helvetica"/>
          <w:color w:val="000000"/>
          <w:sz w:val="21"/>
          <w:szCs w:val="21"/>
        </w:rPr>
        <w:t xml:space="preserve"> “Dark2” or “</w:t>
      </w:r>
      <w:r w:rsidRPr="00E0761C">
        <w:rPr>
          <w:rFonts w:ascii="Helvetica" w:hAnsi="Helvetica" w:cs="Helvetica"/>
          <w:color w:val="000000"/>
          <w:sz w:val="21"/>
          <w:szCs w:val="21"/>
        </w:rPr>
        <w:t>Set3</w:t>
      </w:r>
      <w:r w:rsidR="00F5502D" w:rsidRPr="00E0761C">
        <w:rPr>
          <w:rFonts w:ascii="Helvetica" w:hAnsi="Helvetica" w:cs="Helvetica"/>
          <w:color w:val="000000"/>
          <w:sz w:val="21"/>
          <w:szCs w:val="21"/>
        </w:rPr>
        <w:t>”</w:t>
      </w:r>
      <w:r w:rsidR="009E15FC" w:rsidRPr="00E0761C">
        <w:rPr>
          <w:rFonts w:ascii="Helvetica" w:hAnsi="Helvetica" w:cs="Helvetica"/>
          <w:color w:val="000000"/>
          <w:sz w:val="21"/>
          <w:szCs w:val="21"/>
        </w:rPr>
        <w:t>.</w:t>
      </w:r>
    </w:p>
    <w:p w14:paraId="7C14D37D" w14:textId="77777777" w:rsidR="00831631" w:rsidRPr="00831631" w:rsidRDefault="00E0761C" w:rsidP="00E0761C">
      <w:pPr>
        <w:pStyle w:val="NormalWeb"/>
        <w:numPr>
          <w:ilvl w:val="1"/>
          <w:numId w:val="3"/>
        </w:numPr>
        <w:shd w:val="clear" w:color="auto" w:fill="FFFFFF"/>
        <w:spacing w:before="120" w:beforeAutospacing="0" w:after="120" w:afterAutospacing="0"/>
        <w:rPr>
          <w:rFonts w:ascii="Helvetica" w:hAnsi="Helvetica" w:cs="Helvetica"/>
          <w:i/>
          <w:color w:val="000000"/>
          <w:sz w:val="21"/>
          <w:szCs w:val="21"/>
        </w:rPr>
      </w:pPr>
      <w:proofErr w:type="spellStart"/>
      <w:r>
        <w:rPr>
          <w:rFonts w:ascii="Helvetica" w:hAnsi="Helvetica" w:cs="Helvetica"/>
          <w:i/>
          <w:color w:val="000000"/>
          <w:sz w:val="21"/>
          <w:szCs w:val="21"/>
        </w:rPr>
        <w:t>c</w:t>
      </w:r>
      <w:r w:rsidRPr="00E0761C">
        <w:rPr>
          <w:rFonts w:ascii="Helvetica" w:hAnsi="Helvetica" w:cs="Helvetica"/>
          <w:i/>
          <w:color w:val="000000"/>
          <w:sz w:val="21"/>
          <w:szCs w:val="21"/>
        </w:rPr>
        <w:t>olor_levels</w:t>
      </w:r>
      <w:proofErr w:type="spellEnd"/>
      <w:r>
        <w:rPr>
          <w:rFonts w:ascii="Helvetica" w:hAnsi="Helvetica" w:cs="Helvetica"/>
          <w:i/>
          <w:color w:val="000000"/>
          <w:sz w:val="21"/>
          <w:szCs w:val="21"/>
        </w:rPr>
        <w:t xml:space="preserve"> </w:t>
      </w:r>
      <w:r>
        <w:rPr>
          <w:rFonts w:ascii="Helvetica" w:hAnsi="Helvetica" w:cs="Helvetica"/>
          <w:color w:val="000000"/>
          <w:sz w:val="21"/>
          <w:szCs w:val="21"/>
        </w:rPr>
        <w:t>– is a list of the annotation tag</w:t>
      </w:r>
      <w:r w:rsidR="00831631">
        <w:rPr>
          <w:rFonts w:ascii="Helvetica" w:hAnsi="Helvetica" w:cs="Helvetica"/>
          <w:color w:val="000000"/>
          <w:sz w:val="21"/>
          <w:szCs w:val="21"/>
        </w:rPr>
        <w:t>/</w:t>
      </w:r>
      <w:r>
        <w:rPr>
          <w:rFonts w:ascii="Helvetica" w:hAnsi="Helvetica" w:cs="Helvetica"/>
          <w:color w:val="000000"/>
          <w:sz w:val="21"/>
          <w:szCs w:val="21"/>
        </w:rPr>
        <w:t>factor</w:t>
      </w:r>
      <w:r w:rsidR="00831631">
        <w:rPr>
          <w:rFonts w:ascii="Helvetica" w:hAnsi="Helvetica" w:cs="Helvetica"/>
          <w:color w:val="000000"/>
          <w:sz w:val="21"/>
          <w:szCs w:val="21"/>
        </w:rPr>
        <w:t xml:space="preserve"> levels that should be matched to the colors defined in </w:t>
      </w:r>
      <w:proofErr w:type="spellStart"/>
      <w:r w:rsidR="00831631">
        <w:rPr>
          <w:rFonts w:ascii="Helvetica" w:hAnsi="Helvetica" w:cs="Helvetica"/>
          <w:color w:val="000000"/>
          <w:sz w:val="21"/>
          <w:szCs w:val="21"/>
        </w:rPr>
        <w:t>plot_colors</w:t>
      </w:r>
      <w:proofErr w:type="spellEnd"/>
      <w:r>
        <w:rPr>
          <w:rFonts w:ascii="Helvetica" w:hAnsi="Helvetica" w:cs="Helvetica"/>
          <w:color w:val="000000"/>
          <w:sz w:val="21"/>
          <w:szCs w:val="21"/>
        </w:rPr>
        <w:t>.</w:t>
      </w:r>
      <w:r w:rsidR="00831631">
        <w:rPr>
          <w:rFonts w:ascii="Helvetica" w:hAnsi="Helvetica" w:cs="Helvetica"/>
          <w:color w:val="000000"/>
          <w:sz w:val="21"/>
          <w:szCs w:val="21"/>
        </w:rPr>
        <w:t xml:space="preserve"> They will be used in the same order as the levels defined in </w:t>
      </w:r>
      <w:proofErr w:type="spellStart"/>
      <w:r w:rsidR="00831631">
        <w:rPr>
          <w:rFonts w:ascii="Helvetica" w:hAnsi="Helvetica" w:cs="Helvetica"/>
          <w:i/>
          <w:color w:val="000000"/>
          <w:sz w:val="21"/>
          <w:szCs w:val="21"/>
        </w:rPr>
        <w:t>plot_colors</w:t>
      </w:r>
      <w:proofErr w:type="spellEnd"/>
      <w:r w:rsidR="00831631">
        <w:rPr>
          <w:rFonts w:ascii="Helvetica" w:hAnsi="Helvetica" w:cs="Helvetica"/>
          <w:color w:val="000000"/>
          <w:sz w:val="21"/>
          <w:szCs w:val="21"/>
        </w:rPr>
        <w:t>. Additional notes:</w:t>
      </w:r>
    </w:p>
    <w:p w14:paraId="0683550C" w14:textId="655169FC" w:rsidR="00E0761C" w:rsidRPr="00831631"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coloring by a target set this </w:t>
      </w:r>
      <w:r w:rsidR="00E0761C">
        <w:rPr>
          <w:rFonts w:ascii="Helvetica" w:hAnsi="Helvetica" w:cs="Helvetica"/>
          <w:color w:val="000000"/>
          <w:sz w:val="21"/>
          <w:szCs w:val="21"/>
        </w:rPr>
        <w:t>to “High”, “Mid”, and “Low”</w:t>
      </w:r>
      <w:r w:rsidR="00313041">
        <w:rPr>
          <w:rFonts w:ascii="Helvetica" w:hAnsi="Helvetica" w:cs="Helvetica"/>
          <w:color w:val="000000"/>
          <w:sz w:val="21"/>
          <w:szCs w:val="21"/>
        </w:rPr>
        <w:t>. “Mid” is optional, if you only want to specify the colors to be used with the minimum and the maximum values. “Mid” defines the color for the median value of a target.</w:t>
      </w:r>
    </w:p>
    <w:p w14:paraId="7F5BE393" w14:textId="4FE1ED21" w:rsidR="00831631" w:rsidRPr="00E0761C"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you have more values in your annotation tag than defined,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use “Set1” below to add new colors to the palette to represent the values. You do not have to define all of </w:t>
      </w:r>
      <w:r w:rsidR="00570106">
        <w:rPr>
          <w:rFonts w:ascii="Helvetica" w:hAnsi="Helvetica" w:cs="Helvetica"/>
          <w:color w:val="000000"/>
          <w:sz w:val="21"/>
          <w:szCs w:val="21"/>
        </w:rPr>
        <w:t>levels within the tag or factor</w:t>
      </w:r>
      <w:r>
        <w:rPr>
          <w:rFonts w:ascii="Helvetica" w:hAnsi="Helvetica" w:cs="Helvetica"/>
          <w:color w:val="000000"/>
          <w:sz w:val="21"/>
          <w:szCs w:val="21"/>
        </w:rPr>
        <w:t xml:space="preserve">, but </w:t>
      </w:r>
      <w:r w:rsidR="00570106">
        <w:rPr>
          <w:rFonts w:ascii="Helvetica" w:hAnsi="Helvetica" w:cs="Helvetica"/>
          <w:color w:val="000000"/>
          <w:sz w:val="21"/>
          <w:szCs w:val="21"/>
        </w:rPr>
        <w:t>undefined levels</w:t>
      </w:r>
      <w:r>
        <w:rPr>
          <w:rFonts w:ascii="Helvetica" w:hAnsi="Helvetica" w:cs="Helvetica"/>
          <w:color w:val="000000"/>
          <w:sz w:val="21"/>
          <w:szCs w:val="21"/>
        </w:rPr>
        <w:t xml:space="preserve"> will be added in alphanumeric order.</w:t>
      </w:r>
    </w:p>
    <w:p w14:paraId="6F59AEC4" w14:textId="77777777" w:rsidR="00831631" w:rsidRDefault="00831631">
      <w:pPr>
        <w:rPr>
          <w:rFonts w:ascii="Helvetica" w:hAnsi="Helvetica" w:cs="Helvetica"/>
          <w:b/>
          <w:color w:val="000000"/>
          <w:sz w:val="21"/>
          <w:szCs w:val="21"/>
        </w:rPr>
      </w:pPr>
      <w:r>
        <w:rPr>
          <w:rFonts w:ascii="Helvetica" w:hAnsi="Helvetica" w:cs="Helvetica"/>
          <w:b/>
          <w:color w:val="000000"/>
          <w:sz w:val="21"/>
          <w:szCs w:val="21"/>
        </w:rPr>
        <w:br w:type="page"/>
      </w:r>
    </w:p>
    <w:p w14:paraId="363022E9" w14:textId="04C585FF" w:rsidR="00831631" w:rsidRDefault="00831631">
      <w:pPr>
        <w:rPr>
          <w:rFonts w:ascii="Helvetica" w:hAnsi="Helvetica" w:cs="Helvetica"/>
          <w:b/>
          <w:color w:val="000000"/>
          <w:sz w:val="21"/>
          <w:szCs w:val="21"/>
        </w:rPr>
      </w:pPr>
      <w:r>
        <w:rPr>
          <w:rFonts w:ascii="Helvetica" w:hAnsi="Helvetica" w:cs="Helvetica"/>
          <w:b/>
          <w:color w:val="000000"/>
          <w:sz w:val="21"/>
          <w:szCs w:val="21"/>
        </w:rPr>
        <w:lastRenderedPageBreak/>
        <w:t>Named R Colors:</w:t>
      </w:r>
    </w:p>
    <w:p w14:paraId="28B244B4" w14:textId="72D10DDE" w:rsidR="00831631" w:rsidRDefault="00831631">
      <w:pPr>
        <w:rPr>
          <w:rFonts w:ascii="Helvetica" w:hAnsi="Helvetica" w:cs="Helvetica"/>
          <w:b/>
          <w:color w:val="000000"/>
          <w:sz w:val="21"/>
          <w:szCs w:val="21"/>
        </w:rPr>
      </w:pPr>
      <w:r>
        <w:rPr>
          <w:noProof/>
        </w:rPr>
        <w:drawing>
          <wp:inline distT="0" distB="0" distL="0" distR="0" wp14:anchorId="590E05B8" wp14:editId="461B997E">
            <wp:extent cx="68580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4542155"/>
                    </a:xfrm>
                    <a:prstGeom prst="rect">
                      <a:avLst/>
                    </a:prstGeom>
                  </pic:spPr>
                </pic:pic>
              </a:graphicData>
            </a:graphic>
          </wp:inline>
        </w:drawing>
      </w:r>
    </w:p>
    <w:p w14:paraId="05F1E729" w14:textId="77777777" w:rsidR="00831631" w:rsidRDefault="00831631">
      <w:pPr>
        <w:rPr>
          <w:rFonts w:ascii="Helvetica" w:hAnsi="Helvetica" w:cs="Helvetica"/>
          <w:b/>
          <w:color w:val="000000"/>
          <w:sz w:val="21"/>
          <w:szCs w:val="21"/>
        </w:rPr>
      </w:pPr>
    </w:p>
    <w:p w14:paraId="2D50D4D9" w14:textId="7E05A815" w:rsidR="004E583C" w:rsidRDefault="0078163B">
      <w:pPr>
        <w:rPr>
          <w:rFonts w:ascii="Helvetica" w:hAnsi="Helvetica" w:cs="Helvetica"/>
          <w:color w:val="000000"/>
          <w:sz w:val="21"/>
          <w:szCs w:val="21"/>
        </w:rPr>
      </w:pPr>
      <w:r>
        <w:rPr>
          <w:rFonts w:ascii="Helvetica" w:hAnsi="Helvetica" w:cs="Helvetica"/>
          <w:b/>
          <w:color w:val="000000"/>
          <w:sz w:val="21"/>
          <w:szCs w:val="21"/>
        </w:rPr>
        <w:t>Palette Options:</w:t>
      </w:r>
      <w:r>
        <w:rPr>
          <w:rFonts w:ascii="Helvetica" w:hAnsi="Helvetica" w:cs="Helvetica"/>
          <w:color w:val="000000"/>
          <w:sz w:val="21"/>
          <w:szCs w:val="21"/>
        </w:rPr>
        <w:t xml:space="preserve"> Names to the left of each palette represent the text that can be used </w:t>
      </w:r>
      <w:r w:rsidR="00831631">
        <w:rPr>
          <w:rFonts w:ascii="Helvetica" w:hAnsi="Helvetica" w:cs="Helvetica"/>
          <w:color w:val="000000"/>
          <w:sz w:val="21"/>
          <w:szCs w:val="21"/>
        </w:rPr>
        <w:t>in the first entry in</w:t>
      </w:r>
      <w:r>
        <w:rPr>
          <w:rFonts w:ascii="Helvetica" w:hAnsi="Helvetica" w:cs="Helvetica"/>
          <w:color w:val="000000"/>
          <w:sz w:val="21"/>
          <w:szCs w:val="21"/>
        </w:rPr>
        <w:t xml:space="preserve"> </w:t>
      </w:r>
      <w:proofErr w:type="spellStart"/>
      <w:r w:rsidRPr="00831631">
        <w:rPr>
          <w:rFonts w:ascii="Helvetica" w:hAnsi="Helvetica" w:cs="Helvetica"/>
          <w:i/>
          <w:color w:val="000000"/>
          <w:sz w:val="21"/>
          <w:szCs w:val="21"/>
        </w:rPr>
        <w:t>plot_</w:t>
      </w:r>
      <w:r w:rsidR="00831631" w:rsidRPr="00831631">
        <w:rPr>
          <w:rFonts w:ascii="Helvetica" w:hAnsi="Helvetica" w:cs="Helvetica"/>
          <w:i/>
          <w:color w:val="000000"/>
          <w:sz w:val="21"/>
          <w:szCs w:val="21"/>
        </w:rPr>
        <w:t>colors</w:t>
      </w:r>
      <w:proofErr w:type="spellEnd"/>
      <w:r>
        <w:rPr>
          <w:rFonts w:ascii="Helvetica" w:hAnsi="Helvetica" w:cs="Helvetica"/>
          <w:color w:val="000000"/>
          <w:sz w:val="21"/>
          <w:szCs w:val="21"/>
        </w:rPr>
        <w:t xml:space="preserve">. </w:t>
      </w:r>
      <w:r w:rsidR="00831631">
        <w:rPr>
          <w:rFonts w:ascii="Helvetica" w:hAnsi="Helvetica" w:cs="Helvetica"/>
          <w:color w:val="000000"/>
          <w:sz w:val="21"/>
          <w:szCs w:val="21"/>
        </w:rPr>
        <w:t>A</w:t>
      </w:r>
      <w:r>
        <w:rPr>
          <w:rFonts w:ascii="Helvetica" w:hAnsi="Helvetica" w:cs="Helvetica"/>
          <w:color w:val="000000"/>
          <w:sz w:val="21"/>
          <w:szCs w:val="21"/>
        </w:rPr>
        <w:t>ny of the values shown here may be used.</w:t>
      </w:r>
      <w:r w:rsidR="00926E02">
        <w:rPr>
          <w:rFonts w:ascii="Helvetica" w:hAnsi="Helvetica" w:cs="Helvetica"/>
          <w:color w:val="000000"/>
          <w:sz w:val="21"/>
          <w:szCs w:val="21"/>
        </w:rPr>
        <w:t xml:space="preserve"> Note that palettes </w:t>
      </w:r>
      <w:r w:rsidR="004E583C">
        <w:rPr>
          <w:rFonts w:ascii="Helvetica" w:hAnsi="Helvetica" w:cs="Helvetica"/>
          <w:color w:val="000000"/>
          <w:sz w:val="21"/>
          <w:szCs w:val="21"/>
        </w:rPr>
        <w:t>with light colors may be harder to distinguish on the graph</w:t>
      </w:r>
      <w:r w:rsidR="00A90291">
        <w:rPr>
          <w:rFonts w:ascii="Helvetica" w:hAnsi="Helvetica" w:cs="Helvetica"/>
          <w:color w:val="000000"/>
          <w:sz w:val="21"/>
          <w:szCs w:val="21"/>
        </w:rPr>
        <w:t>.</w:t>
      </w:r>
    </w:p>
    <w:p w14:paraId="58AAF3CF" w14:textId="2CBFBD8C" w:rsidR="004E583C" w:rsidRDefault="00E0761C" w:rsidP="00E0761C">
      <w:pPr>
        <w:jc w:val="center"/>
        <w:rPr>
          <w:rFonts w:ascii="Helvetica" w:hAnsi="Helvetica" w:cs="Helvetica"/>
          <w:color w:val="000000"/>
          <w:sz w:val="21"/>
          <w:szCs w:val="21"/>
        </w:rPr>
      </w:pPr>
      <w:r>
        <w:rPr>
          <w:noProof/>
        </w:rPr>
        <w:drawing>
          <wp:inline distT="0" distB="0" distL="0" distR="0" wp14:anchorId="41B82BF8" wp14:editId="00684B74">
            <wp:extent cx="4788776" cy="2447925"/>
            <wp:effectExtent l="0" t="0" r="0" b="0"/>
            <wp:docPr id="4" name="Picture 4" descr="https://www.r-graph-gallery.com/38-rcolorbrewers-palettes_files/figure-html/the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graph-gallery.com/38-rcolorbrewers-palettes_files/figure-html/thecode-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03" t="49881" r="7870" b="9028"/>
                    <a:stretch/>
                  </pic:blipFill>
                  <pic:spPr bwMode="auto">
                    <a:xfrm>
                      <a:off x="0" y="0"/>
                      <a:ext cx="4797300" cy="2452283"/>
                    </a:xfrm>
                    <a:prstGeom prst="rect">
                      <a:avLst/>
                    </a:prstGeom>
                    <a:noFill/>
                    <a:ln>
                      <a:noFill/>
                    </a:ln>
                    <a:extLst>
                      <a:ext uri="{53640926-AAD7-44D8-BBD7-CCE9431645EC}">
                        <a14:shadowObscured xmlns:a14="http://schemas.microsoft.com/office/drawing/2010/main"/>
                      </a:ext>
                    </a:extLst>
                  </pic:spPr>
                </pic:pic>
              </a:graphicData>
            </a:graphic>
          </wp:inline>
        </w:drawing>
      </w:r>
      <w:r w:rsidR="004E583C">
        <w:rPr>
          <w:rFonts w:ascii="Helvetica" w:hAnsi="Helvetica" w:cs="Helvetica"/>
          <w:color w:val="000000"/>
          <w:sz w:val="21"/>
          <w:szCs w:val="21"/>
        </w:rPr>
        <w:br w:type="page"/>
      </w:r>
    </w:p>
    <w:p w14:paraId="251D48A4" w14:textId="77777777" w:rsidR="00002A00" w:rsidRDefault="00002A00">
      <w:pPr>
        <w:rPr>
          <w:rFonts w:ascii="Helvetica" w:hAnsi="Helvetica" w:cs="Helvetica"/>
          <w:b/>
          <w:color w:val="000000"/>
          <w:szCs w:val="21"/>
        </w:rPr>
      </w:pPr>
      <w:r w:rsidRPr="00002A00">
        <w:rPr>
          <w:rFonts w:ascii="Helvetica" w:hAnsi="Helvetica" w:cs="Helvetica"/>
          <w:b/>
          <w:color w:val="000000"/>
          <w:szCs w:val="21"/>
        </w:rPr>
        <w:lastRenderedPageBreak/>
        <w:t>Example</w:t>
      </w:r>
      <w:r>
        <w:rPr>
          <w:rFonts w:ascii="Helvetica" w:hAnsi="Helvetica" w:cs="Helvetica"/>
          <w:b/>
          <w:color w:val="000000"/>
          <w:szCs w:val="21"/>
        </w:rPr>
        <w:t xml:space="preserve"> parameter setup:</w:t>
      </w:r>
    </w:p>
    <w:p w14:paraId="04E90309" w14:textId="77777777" w:rsidR="00002A00" w:rsidRDefault="00002A00">
      <w:pPr>
        <w:rPr>
          <w:rFonts w:ascii="Helvetica" w:hAnsi="Helvetica" w:cs="Helvetica"/>
          <w:color w:val="000000"/>
          <w:szCs w:val="21"/>
        </w:rPr>
      </w:pPr>
      <w:r>
        <w:rPr>
          <w:rFonts w:ascii="Helvetica" w:hAnsi="Helvetica" w:cs="Helvetica"/>
          <w:color w:val="000000"/>
          <w:szCs w:val="21"/>
        </w:rPr>
        <w:t>Desired plot</w:t>
      </w:r>
    </w:p>
    <w:p w14:paraId="12D96710" w14:textId="19BF883F" w:rsidR="00313041" w:rsidRPr="00002A00" w:rsidRDefault="00002A00" w:rsidP="00002A00">
      <w:pPr>
        <w:pStyle w:val="ListParagraph"/>
        <w:numPr>
          <w:ilvl w:val="0"/>
          <w:numId w:val="3"/>
        </w:numPr>
        <w:spacing w:after="0"/>
        <w:rPr>
          <w:rFonts w:ascii="Helvetica" w:eastAsia="Times New Roman" w:hAnsi="Helvetica" w:cs="Helvetica"/>
          <w:b/>
          <w:color w:val="000000"/>
          <w:sz w:val="24"/>
          <w:szCs w:val="21"/>
        </w:rPr>
      </w:pPr>
      <w:r>
        <w:rPr>
          <w:rFonts w:ascii="Helvetica" w:hAnsi="Helvetica" w:cs="Helvetica"/>
          <w:color w:val="000000"/>
          <w:szCs w:val="21"/>
        </w:rPr>
        <w:t xml:space="preserve">Example 2: a UMAP with color based on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segmentation, with </w:t>
      </w:r>
      <w:proofErr w:type="spellStart"/>
      <w:r>
        <w:rPr>
          <w:rFonts w:ascii="Helvetica" w:hAnsi="Helvetica" w:cs="Helvetica"/>
          <w:color w:val="000000"/>
          <w:szCs w:val="21"/>
        </w:rPr>
        <w:t>PanCK</w:t>
      </w:r>
      <w:proofErr w:type="spellEnd"/>
      <w:r>
        <w:rPr>
          <w:rFonts w:ascii="Helvetica" w:hAnsi="Helvetica" w:cs="Helvetica"/>
          <w:color w:val="000000"/>
          <w:szCs w:val="21"/>
        </w:rPr>
        <w:t xml:space="preserve">+ in green and </w:t>
      </w:r>
      <w:proofErr w:type="spellStart"/>
      <w:r>
        <w:rPr>
          <w:rFonts w:ascii="Helvetica" w:hAnsi="Helvetica" w:cs="Helvetica"/>
          <w:color w:val="000000"/>
          <w:szCs w:val="21"/>
        </w:rPr>
        <w:t>PanCK</w:t>
      </w:r>
      <w:proofErr w:type="spellEnd"/>
      <w:r>
        <w:rPr>
          <w:rFonts w:ascii="Helvetica" w:hAnsi="Helvetica" w:cs="Helvetica"/>
          <w:color w:val="000000"/>
          <w:szCs w:val="21"/>
        </w:rPr>
        <w:t>- in cyan. Shape should be based on the slide name</w:t>
      </w:r>
    </w:p>
    <w:p w14:paraId="51EDD943" w14:textId="233CEE23"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plot_type</w:t>
      </w:r>
      <w:proofErr w:type="spellEnd"/>
      <w:r w:rsidRPr="00002A00">
        <w:rPr>
          <w:rFonts w:ascii="Courier New" w:eastAsia="Times New Roman" w:hAnsi="Courier New" w:cs="Courier New"/>
          <w:color w:val="000000"/>
          <w:szCs w:val="21"/>
        </w:rPr>
        <w:t xml:space="preserve"> </w:t>
      </w:r>
      <w:r w:rsidR="00570106">
        <w:rPr>
          <w:rFonts w:ascii="Courier New" w:eastAsia="Times New Roman" w:hAnsi="Courier New" w:cs="Courier New"/>
          <w:color w:val="000000"/>
          <w:szCs w:val="21"/>
        </w:rPr>
        <w:t>=</w:t>
      </w:r>
      <w:r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ED7D31" w:themeColor="accent2"/>
          <w:szCs w:val="21"/>
        </w:rPr>
        <w:t>UMAP</w:t>
      </w:r>
      <w:r w:rsidRPr="00002A00">
        <w:rPr>
          <w:rFonts w:ascii="Courier New" w:eastAsia="Times New Roman" w:hAnsi="Courier New" w:cs="Courier New"/>
          <w:color w:val="000000"/>
          <w:szCs w:val="21"/>
        </w:rPr>
        <w:t>"</w:t>
      </w:r>
    </w:p>
    <w:p w14:paraId="31F6E1CB" w14:textId="6FE24207"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color_by</w:t>
      </w:r>
      <w:proofErr w:type="spellEnd"/>
      <w:r w:rsidRPr="00002A00">
        <w:rPr>
          <w:rFonts w:ascii="Courier New" w:eastAsia="Times New Roman" w:hAnsi="Courier New" w:cs="Courier New"/>
          <w:color w:val="000000"/>
          <w:szCs w:val="21"/>
        </w:rPr>
        <w:t xml:space="preserve"> = "</w:t>
      </w:r>
      <w:proofErr w:type="spellStart"/>
      <w:r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41073B" w14:textId="3603CC20"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shape_by</w:t>
      </w:r>
      <w:proofErr w:type="spellEnd"/>
      <w:r w:rsidRPr="00002A00">
        <w:rPr>
          <w:rFonts w:ascii="Courier New" w:eastAsia="Times New Roman" w:hAnsi="Courier New" w:cs="Courier New"/>
          <w:color w:val="000000"/>
          <w:szCs w:val="21"/>
        </w:rPr>
        <w:t xml:space="preserve"> = "</w:t>
      </w:r>
      <w:proofErr w:type="spellStart"/>
      <w:r w:rsidR="00570106"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EFB25C" w14:textId="62A2EAE6" w:rsidR="005611FC" w:rsidRPr="00002A00"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5611FC">
        <w:rPr>
          <w:rFonts w:ascii="Courier New" w:eastAsia="Times New Roman" w:hAnsi="Courier New" w:cs="Courier New"/>
          <w:color w:val="ED7D31" w:themeColor="accent2"/>
          <w:szCs w:val="21"/>
        </w:rPr>
        <w:t>NULL</w:t>
      </w:r>
    </w:p>
    <w:p w14:paraId="3C034AF7" w14:textId="2533E041"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plot_colors</w:t>
      </w:r>
      <w:proofErr w:type="spellEnd"/>
      <w:r w:rsidRPr="00002A00">
        <w:rPr>
          <w:rFonts w:ascii="Courier New" w:eastAsia="Times New Roman" w:hAnsi="Courier New" w:cs="Courier New"/>
          <w:color w:val="000000"/>
          <w:szCs w:val="21"/>
        </w:rPr>
        <w:t xml:space="preserve"> = list("</w:t>
      </w:r>
      <w:r w:rsidRPr="00002A00">
        <w:rPr>
          <w:rFonts w:ascii="Courier New" w:eastAsia="Times New Roman" w:hAnsi="Courier New" w:cs="Courier New"/>
          <w:color w:val="ED7D31" w:themeColor="accent2"/>
          <w:szCs w:val="21"/>
        </w:rPr>
        <w:t>green3</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cyan2</w:t>
      </w:r>
      <w:r w:rsidRPr="00002A00">
        <w:rPr>
          <w:rFonts w:ascii="Courier New" w:eastAsia="Times New Roman" w:hAnsi="Courier New" w:cs="Courier New"/>
          <w:color w:val="000000"/>
          <w:szCs w:val="21"/>
        </w:rPr>
        <w:t>")</w:t>
      </w:r>
    </w:p>
    <w:p w14:paraId="250EEF87" w14:textId="63DA98F3"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color_levels</w:t>
      </w:r>
      <w:proofErr w:type="spellEnd"/>
      <w:r w:rsidRPr="00002A00">
        <w:rPr>
          <w:rFonts w:ascii="Courier New" w:eastAsia="Times New Roman" w:hAnsi="Courier New" w:cs="Courier New"/>
          <w:color w:val="000000"/>
          <w:szCs w:val="21"/>
        </w:rPr>
        <w:t xml:space="preserve"> = c("</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-pos</w:t>
      </w:r>
      <w:r w:rsidRPr="00002A00">
        <w:rPr>
          <w:rFonts w:ascii="Courier New" w:eastAsia="Times New Roman" w:hAnsi="Courier New" w:cs="Courier New"/>
          <w:color w:val="000000"/>
          <w:szCs w:val="21"/>
        </w:rPr>
        <w:t>", "</w:t>
      </w:r>
      <w:proofErr w:type="spellStart"/>
      <w:r w:rsidRPr="00002A00">
        <w:rPr>
          <w:rFonts w:ascii="Courier New" w:eastAsia="Times New Roman" w:hAnsi="Courier New" w:cs="Courier New"/>
          <w:color w:val="ED7D31" w:themeColor="accent2"/>
          <w:szCs w:val="21"/>
        </w:rPr>
        <w:t>PanCK</w:t>
      </w:r>
      <w:proofErr w:type="spellEnd"/>
      <w:r w:rsidRPr="00002A00">
        <w:rPr>
          <w:rFonts w:ascii="Courier New" w:eastAsia="Times New Roman" w:hAnsi="Courier New" w:cs="Courier New"/>
          <w:color w:val="ED7D31" w:themeColor="accent2"/>
          <w:szCs w:val="21"/>
        </w:rPr>
        <w:t>-neg</w:t>
      </w:r>
      <w:r w:rsidRPr="00002A00">
        <w:rPr>
          <w:rFonts w:ascii="Courier New" w:eastAsia="Times New Roman" w:hAnsi="Courier New" w:cs="Courier New"/>
          <w:color w:val="000000"/>
          <w:szCs w:val="21"/>
        </w:rPr>
        <w:t>”)</w:t>
      </w:r>
    </w:p>
    <w:p w14:paraId="3DD6437B" w14:textId="5FE7A79D" w:rsidR="00002A00" w:rsidRDefault="00002A00" w:rsidP="00002A00">
      <w:pPr>
        <w:spacing w:after="0" w:line="240" w:lineRule="auto"/>
        <w:ind w:left="1080"/>
        <w:rPr>
          <w:rFonts w:ascii="Courier New" w:eastAsia="Times New Roman" w:hAnsi="Courier New" w:cs="Courier New"/>
          <w:color w:val="000000"/>
          <w:szCs w:val="21"/>
        </w:rPr>
      </w:pPr>
    </w:p>
    <w:p w14:paraId="55161B62" w14:textId="73886F4E" w:rsidR="00002A00" w:rsidRDefault="00002A00" w:rsidP="00002A00">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resulting graph:</w:t>
      </w:r>
    </w:p>
    <w:p w14:paraId="54230530" w14:textId="20CB0E32" w:rsidR="00570106" w:rsidRDefault="00570106" w:rsidP="00B85B76">
      <w:pPr>
        <w:spacing w:after="0" w:line="240" w:lineRule="auto"/>
        <w:jc w:val="center"/>
        <w:rPr>
          <w:rFonts w:ascii="Courier New" w:eastAsia="Times New Roman" w:hAnsi="Courier New" w:cs="Courier New"/>
          <w:color w:val="000000"/>
          <w:szCs w:val="21"/>
        </w:rPr>
      </w:pPr>
      <w:r>
        <w:rPr>
          <w:noProof/>
        </w:rPr>
        <w:drawing>
          <wp:inline distT="0" distB="0" distL="0" distR="0" wp14:anchorId="28EC5222" wp14:editId="7CEBA93D">
            <wp:extent cx="3352800" cy="25301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895" cy="2558115"/>
                    </a:xfrm>
                    <a:prstGeom prst="rect">
                      <a:avLst/>
                    </a:prstGeom>
                  </pic:spPr>
                </pic:pic>
              </a:graphicData>
            </a:graphic>
          </wp:inline>
        </w:drawing>
      </w:r>
    </w:p>
    <w:p w14:paraId="6E5C21E8" w14:textId="77777777" w:rsidR="00002A00" w:rsidRPr="00002A00" w:rsidRDefault="00002A00" w:rsidP="00002A00">
      <w:pPr>
        <w:spacing w:after="0" w:line="240" w:lineRule="auto"/>
        <w:ind w:left="1080"/>
        <w:rPr>
          <w:rFonts w:ascii="Courier New" w:eastAsia="Times New Roman" w:hAnsi="Courier New" w:cs="Courier New"/>
          <w:color w:val="000000"/>
          <w:szCs w:val="21"/>
        </w:rPr>
      </w:pPr>
    </w:p>
    <w:p w14:paraId="3FB059D1" w14:textId="00075AFF" w:rsidR="00002A00" w:rsidRPr="00201335" w:rsidRDefault="00002A00" w:rsidP="00002A00">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0CFA3BCD" w14:textId="0B74DE73"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76D4D374" w14:textId="448949D1"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sidR="007B1A8C">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 # tag, factor, or target</w:t>
      </w:r>
    </w:p>
    <w:p w14:paraId="5DC0FAE1" w14:textId="17111579"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 # tag, or factor</w:t>
      </w:r>
    </w:p>
    <w:p w14:paraId="28BEEBCC" w14:textId="4D13C560" w:rsidR="00B85B76" w:rsidRDefault="00B85B76" w:rsidP="00B85B76">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sidRPr="00B85B76">
        <w:rPr>
          <w:rFonts w:ascii="Courier New" w:eastAsia="Times New Roman" w:hAnsi="Courier New" w:cs="Courier New"/>
          <w:color w:val="ED7D31" w:themeColor="accent2"/>
          <w:szCs w:val="21"/>
        </w:rPr>
        <w:t>yellow2</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magenta2</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353A8EC7" w14:textId="67305B39" w:rsidR="00201335" w:rsidRDefault="00B85B76" w:rsidP="00B85B76">
      <w:pPr>
        <w:jc w:val="center"/>
        <w:rPr>
          <w:rFonts w:ascii="Courier New" w:eastAsia="Times New Roman" w:hAnsi="Courier New" w:cs="Courier New"/>
          <w:color w:val="000000"/>
          <w:sz w:val="24"/>
          <w:szCs w:val="21"/>
        </w:rPr>
      </w:pPr>
      <w:r>
        <w:rPr>
          <w:noProof/>
        </w:rPr>
        <w:drawing>
          <wp:inline distT="0" distB="0" distL="0" distR="0" wp14:anchorId="174A72DC" wp14:editId="3FAEAF3B">
            <wp:extent cx="3124200" cy="23593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1589" cy="2364930"/>
                    </a:xfrm>
                    <a:prstGeom prst="rect">
                      <a:avLst/>
                    </a:prstGeom>
                  </pic:spPr>
                </pic:pic>
              </a:graphicData>
            </a:graphic>
          </wp:inline>
        </w:drawing>
      </w:r>
    </w:p>
    <w:p w14:paraId="45288108" w14:textId="77777777" w:rsidR="005611FC" w:rsidRDefault="005611FC" w:rsidP="00B85B76">
      <w:pPr>
        <w:jc w:val="center"/>
        <w:rPr>
          <w:rFonts w:ascii="Courier New" w:eastAsia="Times New Roman" w:hAnsi="Courier New" w:cs="Courier New"/>
          <w:color w:val="000000"/>
          <w:sz w:val="24"/>
          <w:szCs w:val="21"/>
        </w:rPr>
      </w:pPr>
    </w:p>
    <w:p w14:paraId="6CFB2CB8" w14:textId="77777777" w:rsidR="005611FC" w:rsidRPr="00201335" w:rsidRDefault="005611FC" w:rsidP="005611FC">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7AEF720C" w14:textId="77777777"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4EF72314" w14:textId="1E0E97F7" w:rsidR="005611FC"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w:t>
      </w:r>
    </w:p>
    <w:p w14:paraId="71131E43" w14:textId="41D702E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105E16">
        <w:rPr>
          <w:rFonts w:ascii="Courier New" w:eastAsia="Times New Roman" w:hAnsi="Courier New" w:cs="Courier New"/>
          <w:color w:val="000000"/>
          <w:szCs w:val="21"/>
        </w:rPr>
        <w:t xml:space="preserve"> "</w:t>
      </w:r>
      <w:r>
        <w:rPr>
          <w:rFonts w:ascii="Courier New" w:eastAsia="Times New Roman" w:hAnsi="Courier New" w:cs="Courier New"/>
          <w:color w:val="ED7D31" w:themeColor="accent2"/>
          <w:szCs w:val="21"/>
        </w:rPr>
        <w:t>PTPRC</w:t>
      </w:r>
      <w:r w:rsidRPr="00105E16">
        <w:rPr>
          <w:rFonts w:ascii="Courier New" w:eastAsia="Times New Roman" w:hAnsi="Courier New" w:cs="Courier New"/>
          <w:color w:val="000000"/>
          <w:szCs w:val="21"/>
        </w:rPr>
        <w:t>"</w:t>
      </w:r>
    </w:p>
    <w:p w14:paraId="7A09A5AE" w14:textId="257F019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w:t>
      </w:r>
    </w:p>
    <w:p w14:paraId="5F26083C" w14:textId="30E89ECC" w:rsidR="005611FC" w:rsidRDefault="005611FC" w:rsidP="005611FC">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Pr>
          <w:rFonts w:ascii="Courier New" w:eastAsia="Times New Roman" w:hAnsi="Courier New" w:cs="Courier New"/>
          <w:color w:val="ED7D31" w:themeColor="accent2"/>
          <w:szCs w:val="21"/>
        </w:rPr>
        <w:t>cyan3</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green3</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655F5BA4" w14:textId="164B99CB" w:rsidR="005611FC" w:rsidRDefault="005611FC" w:rsidP="005611FC">
      <w:pPr>
        <w:jc w:val="center"/>
        <w:rPr>
          <w:rFonts w:ascii="Courier New" w:eastAsia="Times New Roman" w:hAnsi="Courier New" w:cs="Courier New"/>
          <w:color w:val="000000"/>
          <w:szCs w:val="21"/>
        </w:rPr>
      </w:pPr>
      <w:r>
        <w:rPr>
          <w:noProof/>
        </w:rPr>
        <w:drawing>
          <wp:inline distT="0" distB="0" distL="0" distR="0" wp14:anchorId="6D57B3D8" wp14:editId="3DD2024D">
            <wp:extent cx="3629025" cy="27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68182" cy="2764721"/>
                    </a:xfrm>
                    <a:prstGeom prst="rect">
                      <a:avLst/>
                    </a:prstGeom>
                  </pic:spPr>
                </pic:pic>
              </a:graphicData>
            </a:graphic>
          </wp:inline>
        </w:drawing>
      </w:r>
    </w:p>
    <w:p w14:paraId="49394372" w14:textId="4FD1A435" w:rsidR="00201335" w:rsidRDefault="00201335">
      <w:pPr>
        <w:rPr>
          <w:rFonts w:ascii="Courier New" w:eastAsia="Times New Roman" w:hAnsi="Courier New" w:cs="Courier New"/>
          <w:color w:val="000000"/>
          <w:sz w:val="24"/>
          <w:szCs w:val="21"/>
        </w:rPr>
      </w:pPr>
      <w:r>
        <w:rPr>
          <w:rFonts w:ascii="Courier New" w:eastAsia="Times New Roman" w:hAnsi="Courier New" w:cs="Courier New"/>
          <w:color w:val="000000"/>
          <w:sz w:val="24"/>
          <w:szCs w:val="21"/>
        </w:rPr>
        <w:br w:type="page"/>
      </w:r>
    </w:p>
    <w:p w14:paraId="4B3B5644" w14:textId="5B7AD8BB" w:rsidR="00BA6C01" w:rsidRPr="006F5EA9" w:rsidRDefault="00BA6C01"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lastRenderedPageBreak/>
        <w:t>Interpretation of result</w:t>
      </w:r>
      <w:r w:rsidR="003B3261" w:rsidRPr="006F5EA9">
        <w:rPr>
          <w:rFonts w:ascii="Helvetica" w:hAnsi="Helvetica" w:cs="Helvetica"/>
          <w:b/>
          <w:color w:val="000000"/>
          <w:szCs w:val="21"/>
        </w:rPr>
        <w:t>ing files and figures</w:t>
      </w:r>
    </w:p>
    <w:p w14:paraId="487636AD" w14:textId="4B786579" w:rsidR="0004406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PCA</w:t>
      </w:r>
    </w:p>
    <w:p w14:paraId="64D9C239" w14:textId="14CB24DB" w:rsidR="00EC4468" w:rsidRPr="00EC4468" w:rsidRDefault="00EC4468"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Principal component analysis (PCA), is a method for reducing high dimension data down to lower data spaces. </w:t>
      </w:r>
      <w:r w:rsidR="00123CAD">
        <w:rPr>
          <w:rFonts w:ascii="Helvetica" w:hAnsi="Helvetica" w:cs="Helvetica"/>
          <w:color w:val="000000"/>
          <w:sz w:val="21"/>
          <w:szCs w:val="21"/>
        </w:rPr>
        <w:t>It iteratively identifies the linear component that explains the most variation in a dataset,</w:t>
      </w:r>
      <w:r w:rsidR="00B85B76">
        <w:rPr>
          <w:rFonts w:ascii="Helvetica" w:hAnsi="Helvetica" w:cs="Helvetica"/>
          <w:color w:val="000000"/>
          <w:sz w:val="21"/>
          <w:szCs w:val="21"/>
        </w:rPr>
        <w:t xml:space="preserve"> through a process called singular value decomposition. The process</w:t>
      </w:r>
      <w:r w:rsidR="00123CAD">
        <w:rPr>
          <w:rFonts w:ascii="Helvetica" w:hAnsi="Helvetica" w:cs="Helvetica"/>
          <w:color w:val="000000"/>
          <w:sz w:val="21"/>
          <w:szCs w:val="21"/>
        </w:rPr>
        <w:t xml:space="preserve"> </w:t>
      </w:r>
      <w:r w:rsidR="004340E0">
        <w:rPr>
          <w:rFonts w:ascii="Helvetica" w:hAnsi="Helvetica" w:cs="Helvetica"/>
          <w:color w:val="000000"/>
          <w:sz w:val="21"/>
          <w:szCs w:val="21"/>
        </w:rPr>
        <w:t xml:space="preserve">is performed on scaled, log2 transformed expression data and </w:t>
      </w:r>
      <w:r w:rsidR="00123CAD">
        <w:rPr>
          <w:rFonts w:ascii="Helvetica" w:hAnsi="Helvetica" w:cs="Helvetica"/>
          <w:color w:val="000000"/>
          <w:sz w:val="21"/>
          <w:szCs w:val="21"/>
        </w:rPr>
        <w:t xml:space="preserve">captures </w:t>
      </w:r>
      <w:r w:rsidR="00B85B76">
        <w:rPr>
          <w:rFonts w:ascii="Helvetica" w:hAnsi="Helvetica" w:cs="Helvetica"/>
          <w:color w:val="000000"/>
          <w:sz w:val="21"/>
          <w:szCs w:val="21"/>
        </w:rPr>
        <w:t>each dimension</w:t>
      </w:r>
      <w:r w:rsidR="00123CAD">
        <w:rPr>
          <w:rFonts w:ascii="Helvetica" w:hAnsi="Helvetica" w:cs="Helvetica"/>
          <w:color w:val="000000"/>
          <w:sz w:val="21"/>
          <w:szCs w:val="21"/>
        </w:rPr>
        <w:t xml:space="preserve"> and then looks for orthogonal </w:t>
      </w:r>
      <w:r w:rsidR="00B85B76">
        <w:rPr>
          <w:rFonts w:ascii="Helvetica" w:hAnsi="Helvetica" w:cs="Helvetica"/>
          <w:color w:val="000000"/>
          <w:sz w:val="21"/>
          <w:szCs w:val="21"/>
        </w:rPr>
        <w:t xml:space="preserve">axes of </w:t>
      </w:r>
      <w:r w:rsidR="009A0727">
        <w:rPr>
          <w:rFonts w:ascii="Helvetica" w:hAnsi="Helvetica" w:cs="Helvetica"/>
          <w:color w:val="000000"/>
          <w:sz w:val="21"/>
          <w:szCs w:val="21"/>
        </w:rPr>
        <w:t>variation</w:t>
      </w:r>
      <w:r w:rsidR="00123CAD">
        <w:rPr>
          <w:rFonts w:ascii="Helvetica" w:hAnsi="Helvetica" w:cs="Helvetica"/>
          <w:color w:val="000000"/>
          <w:sz w:val="21"/>
          <w:szCs w:val="21"/>
        </w:rPr>
        <w:t xml:space="preserve"> that would explain the next most amount of variation within the dataset. These principal components </w:t>
      </w:r>
      <w:r w:rsidR="009E15FC">
        <w:rPr>
          <w:rFonts w:ascii="Helvetica" w:hAnsi="Helvetica" w:cs="Helvetica"/>
          <w:color w:val="000000"/>
          <w:sz w:val="21"/>
          <w:szCs w:val="21"/>
        </w:rPr>
        <w:t xml:space="preserve">(PCs) </w:t>
      </w:r>
      <w:r w:rsidR="00123CAD">
        <w:rPr>
          <w:rFonts w:ascii="Helvetica" w:hAnsi="Helvetica" w:cs="Helvetica"/>
          <w:color w:val="000000"/>
          <w:sz w:val="21"/>
          <w:szCs w:val="21"/>
        </w:rPr>
        <w:t>can then be used to visualize samples</w:t>
      </w:r>
      <w:r w:rsidR="00B85B76">
        <w:rPr>
          <w:rFonts w:ascii="Helvetica" w:hAnsi="Helvetica" w:cs="Helvetica"/>
          <w:color w:val="000000"/>
          <w:sz w:val="21"/>
          <w:szCs w:val="21"/>
        </w:rPr>
        <w:t xml:space="preserve"> in a much smaller sample space</w:t>
      </w:r>
      <w:r w:rsidR="00123CAD">
        <w:rPr>
          <w:rFonts w:ascii="Helvetica" w:hAnsi="Helvetica" w:cs="Helvetica"/>
          <w:color w:val="000000"/>
          <w:sz w:val="21"/>
          <w:szCs w:val="21"/>
        </w:rPr>
        <w:t xml:space="preserve">, as well as understanding the amount of variation that the analysis has captured for any given number of components. </w:t>
      </w:r>
      <w:r w:rsidR="009E15FC">
        <w:rPr>
          <w:rFonts w:ascii="Helvetica" w:hAnsi="Helvetica" w:cs="Helvetica"/>
          <w:color w:val="000000"/>
          <w:sz w:val="21"/>
          <w:szCs w:val="21"/>
        </w:rPr>
        <w:t xml:space="preserve">Samples which appear closer on a given principal component have similar aggregate expression of the genes that comprise that component. </w:t>
      </w:r>
      <w:r w:rsidR="00123CAD">
        <w:rPr>
          <w:rFonts w:ascii="Helvetica" w:hAnsi="Helvetica" w:cs="Helvetica"/>
          <w:color w:val="000000"/>
          <w:sz w:val="21"/>
          <w:szCs w:val="21"/>
        </w:rPr>
        <w:t>An example is shown below of the two graphs output by this method:</w:t>
      </w:r>
    </w:p>
    <w:p w14:paraId="21D11B4A" w14:textId="23778AA4" w:rsidR="00EC4468" w:rsidRDefault="00EC4468" w:rsidP="001E579C">
      <w:pPr>
        <w:pStyle w:val="NormalWeb"/>
        <w:shd w:val="clear" w:color="auto" w:fill="FFFFFF"/>
        <w:spacing w:before="120" w:beforeAutospacing="0" w:after="120" w:afterAutospacing="0"/>
        <w:rPr>
          <w:rFonts w:ascii="Helvetica" w:hAnsi="Helvetica" w:cs="Helvetica"/>
          <w:b/>
          <w:color w:val="000000"/>
          <w:sz w:val="21"/>
          <w:szCs w:val="21"/>
        </w:rPr>
      </w:pPr>
      <w:r>
        <w:rPr>
          <w:rFonts w:ascii="Helvetica" w:hAnsi="Helvetica" w:cs="Helvetica"/>
          <w:b/>
          <w:noProof/>
          <w:color w:val="000000"/>
          <w:sz w:val="21"/>
          <w:szCs w:val="21"/>
        </w:rPr>
        <w:drawing>
          <wp:inline distT="0" distB="0" distL="0" distR="0" wp14:anchorId="6C501AF5" wp14:editId="15B44B9C">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97394" cy="2623045"/>
                    </a:xfrm>
                    <a:prstGeom prst="rect">
                      <a:avLst/>
                    </a:prstGeom>
                    <a:noFill/>
                    <a:ln>
                      <a:noFill/>
                    </a:ln>
                  </pic:spPr>
                </pic:pic>
              </a:graphicData>
            </a:graphic>
          </wp:inline>
        </w:drawing>
      </w:r>
      <w:r>
        <w:rPr>
          <w:rFonts w:ascii="Helvetica" w:hAnsi="Helvetica" w:cs="Helvetica"/>
          <w:b/>
          <w:noProof/>
          <w:color w:val="000000"/>
          <w:sz w:val="21"/>
          <w:szCs w:val="21"/>
        </w:rPr>
        <w:drawing>
          <wp:inline distT="0" distB="0" distL="0" distR="0" wp14:anchorId="355ECE52" wp14:editId="111DFD27">
            <wp:extent cx="317500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3C0E7412" w14:textId="50E4B41A" w:rsidR="00123CAD" w:rsidRDefault="00123CAD" w:rsidP="001E579C">
      <w:pPr>
        <w:pStyle w:val="NormalWeb"/>
        <w:shd w:val="clear" w:color="auto" w:fill="FFFFFF"/>
        <w:spacing w:before="120" w:beforeAutospacing="0" w:after="120" w:afterAutospacing="0"/>
        <w:rPr>
          <w:rFonts w:ascii="Helvetica" w:hAnsi="Helvetica" w:cs="Helvetica"/>
          <w:b/>
          <w:color w:val="000000"/>
          <w:sz w:val="21"/>
          <w:szCs w:val="21"/>
        </w:rPr>
      </w:pPr>
    </w:p>
    <w:p w14:paraId="70DE277A" w14:textId="08B0EFD4" w:rsidR="009E15FC" w:rsidRP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example, we observe 2 strong clusters that separate based on both PC1 and PC2 based on the segmentation strategy used, where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(stroma) are on the left of the graph, and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regions are on the top right. Color denotes a regional factor used to categories ROIs as they were selected, and so we can further explore within-cluster distributions such as the fact that immune high tumor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separate from normal colon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ROIs. The graph on the right is also output, and it shows the cumulative variance explained by each the components measured. While we only output the first 3 PCs in the annotation data, you can see by this graph that additional PCs explain smaller &amp; smaller variances in expression. If your dataset is particularly similar or diverse more or less of the variance will be explained by the first PC. The variance explained is also shown as a percentage on the axes of the graphs.</w:t>
      </w:r>
    </w:p>
    <w:p w14:paraId="4478DCE4" w14:textId="77777777" w:rsidR="00B85B76" w:rsidRDefault="00B85B76" w:rsidP="001E579C">
      <w:pPr>
        <w:pStyle w:val="NormalWeb"/>
        <w:shd w:val="clear" w:color="auto" w:fill="FFFFFF"/>
        <w:spacing w:before="120" w:beforeAutospacing="0" w:after="120" w:afterAutospacing="0"/>
        <w:rPr>
          <w:rFonts w:ascii="Helvetica" w:hAnsi="Helvetica" w:cs="Helvetica"/>
          <w:b/>
          <w:color w:val="000000"/>
          <w:sz w:val="22"/>
          <w:szCs w:val="21"/>
        </w:rPr>
      </w:pPr>
    </w:p>
    <w:p w14:paraId="5A46D0B9" w14:textId="411B0418" w:rsidR="00F5502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proofErr w:type="spellStart"/>
      <w:r w:rsidRPr="006F5EA9">
        <w:rPr>
          <w:rFonts w:ascii="Helvetica" w:hAnsi="Helvetica" w:cs="Helvetica"/>
          <w:b/>
          <w:color w:val="000000"/>
          <w:sz w:val="22"/>
          <w:szCs w:val="21"/>
        </w:rPr>
        <w:t>tSNE</w:t>
      </w:r>
      <w:proofErr w:type="spellEnd"/>
    </w:p>
    <w:p w14:paraId="76CD48AB" w14:textId="7139BAF2" w:rsidR="00F5502D" w:rsidRDefault="00F5502D" w:rsidP="001E579C">
      <w:pPr>
        <w:pStyle w:val="NormalWeb"/>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w:t>
      </w:r>
      <w:r w:rsidR="00AA5035" w:rsidRPr="00AA5035">
        <w:rPr>
          <w:rFonts w:ascii="Helvetica" w:hAnsi="Helvetica" w:cs="Helvetica"/>
          <w:color w:val="000000"/>
          <w:sz w:val="21"/>
          <w:szCs w:val="21"/>
        </w:rPr>
        <w:t>t-Distributed Stochastic Neighbor Embedding</w:t>
      </w:r>
      <w:r>
        <w:rPr>
          <w:rFonts w:ascii="Helvetica" w:hAnsi="Helvetica" w:cs="Helvetica"/>
          <w:color w:val="000000"/>
          <w:sz w:val="21"/>
          <w:szCs w:val="21"/>
        </w:rPr>
        <w:t xml:space="preserve">) is a method do cluster samples based on </w:t>
      </w:r>
      <w:r w:rsidR="00123CAD">
        <w:rPr>
          <w:rFonts w:ascii="Helvetica" w:hAnsi="Helvetica" w:cs="Helvetica"/>
          <w:color w:val="000000"/>
          <w:sz w:val="21"/>
          <w:szCs w:val="21"/>
        </w:rPr>
        <w:t xml:space="preserve">expression that is not linearly or orthogonally constrained like the PCA plot. However, it is a stochastic </w:t>
      </w:r>
      <w:r w:rsidR="009E15FC">
        <w:rPr>
          <w:rFonts w:ascii="Helvetica" w:hAnsi="Helvetica" w:cs="Helvetica"/>
          <w:color w:val="000000"/>
          <w:sz w:val="21"/>
          <w:szCs w:val="21"/>
        </w:rPr>
        <w:t>method</w:t>
      </w:r>
      <w:r w:rsidR="00123CAD">
        <w:rPr>
          <w:rFonts w:ascii="Helvetica" w:hAnsi="Helvetica" w:cs="Helvetica"/>
          <w:color w:val="000000"/>
          <w:sz w:val="21"/>
          <w:szCs w:val="21"/>
        </w:rPr>
        <w:t>, and cannot be used to estimate where a new sample would fit within the defined clusters. As such, it is useful for data exploration, but less so for defining characteristics that may be shared in a new dataset.</w:t>
      </w:r>
    </w:p>
    <w:p w14:paraId="51815921" w14:textId="37ECD91B" w:rsidR="00123CAD" w:rsidRDefault="00123CA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Reference:</w:t>
      </w:r>
      <w:r w:rsidR="00AA5035">
        <w:rPr>
          <w:rFonts w:ascii="Helvetica" w:hAnsi="Helvetica" w:cs="Helvetica"/>
          <w:color w:val="000000"/>
          <w:sz w:val="21"/>
          <w:szCs w:val="21"/>
        </w:rPr>
        <w:t xml:space="preserve"> </w:t>
      </w:r>
      <w:r w:rsidR="00AA5035" w:rsidRPr="00AA5035">
        <w:rPr>
          <w:rFonts w:ascii="Helvetica" w:hAnsi="Helvetica" w:cs="Helvetica"/>
          <w:color w:val="000000"/>
          <w:sz w:val="21"/>
          <w:szCs w:val="21"/>
        </w:rPr>
        <w:t xml:space="preserve">L.J.P. van der </w:t>
      </w:r>
      <w:proofErr w:type="spellStart"/>
      <w:r w:rsidR="00AA5035" w:rsidRPr="00AA5035">
        <w:rPr>
          <w:rFonts w:ascii="Helvetica" w:hAnsi="Helvetica" w:cs="Helvetica"/>
          <w:color w:val="000000"/>
          <w:sz w:val="21"/>
          <w:szCs w:val="21"/>
        </w:rPr>
        <w:t>Maaten</w:t>
      </w:r>
      <w:proofErr w:type="spellEnd"/>
      <w:r w:rsidR="00AA5035" w:rsidRPr="00AA5035">
        <w:rPr>
          <w:rFonts w:ascii="Helvetica" w:hAnsi="Helvetica" w:cs="Helvetica"/>
          <w:color w:val="000000"/>
          <w:sz w:val="21"/>
          <w:szCs w:val="21"/>
        </w:rPr>
        <w:t xml:space="preserve"> and G.E. Hinton. Visualizing High-Dimensional Data Using t-SNE. Journal of Machine Learning Research 9(Nov):2579-2605, 2008.</w:t>
      </w:r>
    </w:p>
    <w:p w14:paraId="1451B0FC" w14:textId="1760E691" w:rsid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graph is shown on the next page:</w:t>
      </w:r>
    </w:p>
    <w:p w14:paraId="0AB5DA26" w14:textId="4BBB2D3A" w:rsidR="00EC4468" w:rsidRDefault="00EC4468"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6E553557" wp14:editId="7030A4B7">
            <wp:extent cx="355600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80D400B" w14:textId="18FDCDD2" w:rsidR="00EC4468"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identifies 3 clusters of samples, 1 that is based on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segments, and then two separate clusters of </w:t>
      </w:r>
      <w:proofErr w:type="spellStart"/>
      <w:r>
        <w:rPr>
          <w:rFonts w:ascii="Helvetica" w:hAnsi="Helvetica" w:cs="Helvetica"/>
          <w:color w:val="000000"/>
          <w:sz w:val="21"/>
          <w:szCs w:val="21"/>
        </w:rPr>
        <w:t>PanCK</w:t>
      </w:r>
      <w:proofErr w:type="spellEnd"/>
      <w:r>
        <w:rPr>
          <w:rFonts w:ascii="Helvetica" w:hAnsi="Helvetica" w:cs="Helvetica"/>
          <w:color w:val="000000"/>
          <w:sz w:val="21"/>
          <w:szCs w:val="21"/>
        </w:rPr>
        <w:t xml:space="preserve">+ ROIs. While not visualized here, these </w:t>
      </w:r>
      <w:r w:rsidR="005D1E17">
        <w:rPr>
          <w:rFonts w:ascii="Helvetica" w:hAnsi="Helvetica" w:cs="Helvetica"/>
          <w:color w:val="000000"/>
          <w:sz w:val="21"/>
          <w:szCs w:val="21"/>
        </w:rPr>
        <w:t xml:space="preserve">clusters </w:t>
      </w:r>
      <w:r>
        <w:rPr>
          <w:rFonts w:ascii="Helvetica" w:hAnsi="Helvetica" w:cs="Helvetica"/>
          <w:color w:val="000000"/>
          <w:sz w:val="21"/>
          <w:szCs w:val="21"/>
        </w:rPr>
        <w:t xml:space="preserve">may be patient driven, as </w:t>
      </w:r>
      <w:r w:rsidR="005D1E17">
        <w:rPr>
          <w:rFonts w:ascii="Helvetica" w:hAnsi="Helvetica" w:cs="Helvetica"/>
          <w:color w:val="000000"/>
          <w:sz w:val="21"/>
          <w:szCs w:val="21"/>
        </w:rPr>
        <w:t>disease</w:t>
      </w:r>
      <w:r>
        <w:rPr>
          <w:rFonts w:ascii="Helvetica" w:hAnsi="Helvetica" w:cs="Helvetica"/>
          <w:color w:val="000000"/>
          <w:sz w:val="21"/>
          <w:szCs w:val="21"/>
        </w:rPr>
        <w:t xml:space="preserve"> or cancer samples tissues tend to be less closely related than adjacent normal tissues from the same tissue. To visualize this</w:t>
      </w:r>
      <w:r w:rsidR="005D1E17">
        <w:rPr>
          <w:rFonts w:ascii="Helvetica" w:hAnsi="Helvetica" w:cs="Helvetica"/>
          <w:color w:val="000000"/>
          <w:sz w:val="21"/>
          <w:szCs w:val="21"/>
        </w:rPr>
        <w:t>,</w:t>
      </w:r>
      <w:r>
        <w:rPr>
          <w:rFonts w:ascii="Helvetica" w:hAnsi="Helvetica" w:cs="Helvetica"/>
          <w:color w:val="000000"/>
          <w:sz w:val="21"/>
          <w:szCs w:val="21"/>
        </w:rPr>
        <w:t xml:space="preserve"> you can set the color </w:t>
      </w:r>
      <w:r w:rsidR="005D1E17">
        <w:rPr>
          <w:rFonts w:ascii="Helvetica" w:hAnsi="Helvetica" w:cs="Helvetica"/>
          <w:color w:val="000000"/>
          <w:sz w:val="21"/>
          <w:szCs w:val="21"/>
        </w:rPr>
        <w:t xml:space="preserve">or shape </w:t>
      </w:r>
      <w:r>
        <w:rPr>
          <w:rFonts w:ascii="Helvetica" w:hAnsi="Helvetica" w:cs="Helvetica"/>
          <w:color w:val="000000"/>
          <w:sz w:val="21"/>
          <w:szCs w:val="21"/>
        </w:rPr>
        <w:t>to the scan name or patient ID.</w:t>
      </w:r>
    </w:p>
    <w:p w14:paraId="6DE111A2" w14:textId="77777777" w:rsidR="009E15FC" w:rsidRPr="00F5502D"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p>
    <w:p w14:paraId="1C72B4BB" w14:textId="0A4D59F0" w:rsidR="003B3261" w:rsidRPr="006F5EA9" w:rsidRDefault="003B3261"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UMAP</w:t>
      </w:r>
    </w:p>
    <w:p w14:paraId="7428124E" w14:textId="6E44D7C2" w:rsidR="00F5502D"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 (</w:t>
      </w:r>
      <w:r w:rsidRPr="00F5502D">
        <w:rPr>
          <w:rFonts w:ascii="Helvetica" w:hAnsi="Helvetica" w:cs="Helvetica"/>
          <w:color w:val="000000"/>
          <w:sz w:val="21"/>
          <w:szCs w:val="21"/>
        </w:rPr>
        <w:t>Uniform Manifold Approximation and Projection</w:t>
      </w:r>
      <w:r>
        <w:rPr>
          <w:rFonts w:ascii="Helvetica" w:hAnsi="Helvetica" w:cs="Helvetica"/>
          <w:color w:val="000000"/>
          <w:sz w:val="21"/>
          <w:szCs w:val="21"/>
        </w:rPr>
        <w:t>) is a method of dimension reduction developed for developing a reproducible method for graphing samples in a non-linearly constrained fashion. It has been heavily used by the single- For more information about this method see the reference below:</w:t>
      </w:r>
    </w:p>
    <w:p w14:paraId="0B90EB10" w14:textId="5D713073" w:rsidR="00DC2676"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Reference: </w:t>
      </w:r>
      <w:r w:rsidRPr="00F5502D">
        <w:rPr>
          <w:rFonts w:ascii="Helvetica" w:hAnsi="Helvetica" w:cs="Helvetica"/>
          <w:color w:val="000000"/>
          <w:sz w:val="21"/>
          <w:szCs w:val="21"/>
        </w:rPr>
        <w:t xml:space="preserve">McInnes, L, Healy, J, UMAP: Uniform Manifold Approximation and Projection for Dimension Reduction, </w:t>
      </w:r>
      <w:proofErr w:type="spellStart"/>
      <w:r w:rsidRPr="00F5502D">
        <w:rPr>
          <w:rFonts w:ascii="Helvetica" w:hAnsi="Helvetica" w:cs="Helvetica"/>
          <w:color w:val="000000"/>
          <w:sz w:val="21"/>
          <w:szCs w:val="21"/>
        </w:rPr>
        <w:t>ArXiv</w:t>
      </w:r>
      <w:proofErr w:type="spellEnd"/>
      <w:r w:rsidRPr="00F5502D">
        <w:rPr>
          <w:rFonts w:ascii="Helvetica" w:hAnsi="Helvetica" w:cs="Helvetica"/>
          <w:color w:val="000000"/>
          <w:sz w:val="21"/>
          <w:szCs w:val="21"/>
        </w:rPr>
        <w:t xml:space="preserve"> e-prints 1802.03426, 2018</w:t>
      </w:r>
    </w:p>
    <w:p w14:paraId="715524F6" w14:textId="77777777" w:rsidR="00EC4468" w:rsidRDefault="00F5502D" w:rsidP="00EC4468">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of a UMAP for a set of samples produced is shown below:</w:t>
      </w:r>
    </w:p>
    <w:p w14:paraId="028F1D0F" w14:textId="33173A78" w:rsidR="00DC2676" w:rsidRDefault="00F5502D"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color w:val="000000"/>
          <w:sz w:val="21"/>
          <w:szCs w:val="21"/>
        </w:rPr>
        <w:br/>
      </w:r>
      <w:r w:rsidR="00C178CF">
        <w:rPr>
          <w:noProof/>
        </w:rPr>
        <w:drawing>
          <wp:inline distT="0" distB="0" distL="0" distR="0" wp14:anchorId="644B5353" wp14:editId="186ED034">
            <wp:extent cx="3666490" cy="2749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79989" cy="2759991"/>
                    </a:xfrm>
                    <a:prstGeom prst="rect">
                      <a:avLst/>
                    </a:prstGeom>
                    <a:noFill/>
                    <a:ln>
                      <a:noFill/>
                    </a:ln>
                  </pic:spPr>
                </pic:pic>
              </a:graphicData>
            </a:graphic>
          </wp:inline>
        </w:drawing>
      </w:r>
    </w:p>
    <w:p w14:paraId="4EAAB96C" w14:textId="4851215D" w:rsidR="009F631F" w:rsidRDefault="00EC4468"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color is being defined by the </w:t>
      </w:r>
      <w:r w:rsidR="00C178CF">
        <w:rPr>
          <w:rFonts w:ascii="Helvetica" w:hAnsi="Helvetica" w:cs="Helvetica"/>
          <w:color w:val="000000"/>
          <w:sz w:val="21"/>
          <w:szCs w:val="21"/>
        </w:rPr>
        <w:t>target “VEGFA”</w:t>
      </w:r>
      <w:r>
        <w:rPr>
          <w:rFonts w:ascii="Helvetica" w:hAnsi="Helvetica" w:cs="Helvetica"/>
          <w:color w:val="000000"/>
          <w:sz w:val="21"/>
          <w:szCs w:val="21"/>
        </w:rPr>
        <w:t>, shape is being set by the factor “</w:t>
      </w:r>
      <w:proofErr w:type="spellStart"/>
      <w:r>
        <w:rPr>
          <w:rFonts w:ascii="Helvetica" w:hAnsi="Helvetica" w:cs="Helvetica"/>
          <w:color w:val="000000"/>
          <w:sz w:val="21"/>
          <w:szCs w:val="21"/>
        </w:rPr>
        <w:t>SegmentName</w:t>
      </w:r>
      <w:proofErr w:type="spellEnd"/>
      <w:r>
        <w:rPr>
          <w:rFonts w:ascii="Helvetica" w:hAnsi="Helvetica" w:cs="Helvetica"/>
          <w:color w:val="000000"/>
          <w:sz w:val="21"/>
          <w:szCs w:val="21"/>
        </w:rPr>
        <w:t xml:space="preserve">”, and the color palette used is “Set1”. Here we observe 3 clusters. As </w:t>
      </w:r>
      <w:r w:rsidR="009E15FC">
        <w:rPr>
          <w:rFonts w:ascii="Helvetica" w:hAnsi="Helvetica" w:cs="Helvetica"/>
          <w:color w:val="000000"/>
          <w:sz w:val="21"/>
          <w:szCs w:val="21"/>
        </w:rPr>
        <w:t xml:space="preserve">with </w:t>
      </w:r>
      <w:proofErr w:type="spellStart"/>
      <w:r w:rsidR="009E15FC">
        <w:rPr>
          <w:rFonts w:ascii="Helvetica" w:hAnsi="Helvetica" w:cs="Helvetica"/>
          <w:color w:val="000000"/>
          <w:sz w:val="21"/>
          <w:szCs w:val="21"/>
        </w:rPr>
        <w:t>tSNE</w:t>
      </w:r>
      <w:proofErr w:type="spellEnd"/>
      <w:r>
        <w:rPr>
          <w:rFonts w:ascii="Helvetica" w:hAnsi="Helvetica" w:cs="Helvetica"/>
          <w:color w:val="000000"/>
          <w:sz w:val="21"/>
          <w:szCs w:val="21"/>
        </w:rPr>
        <w:t xml:space="preserve">, two clusters are </w:t>
      </w:r>
      <w:proofErr w:type="spellStart"/>
      <w:r>
        <w:rPr>
          <w:rFonts w:ascii="Helvetica" w:hAnsi="Helvetica" w:cs="Helvetica"/>
          <w:color w:val="000000"/>
          <w:sz w:val="21"/>
          <w:szCs w:val="21"/>
        </w:rPr>
        <w:lastRenderedPageBreak/>
        <w:t>PanCK</w:t>
      </w:r>
      <w:proofErr w:type="spellEnd"/>
      <w:r>
        <w:rPr>
          <w:rFonts w:ascii="Helvetica" w:hAnsi="Helvetica" w:cs="Helvetica"/>
          <w:color w:val="000000"/>
          <w:sz w:val="21"/>
          <w:szCs w:val="21"/>
        </w:rPr>
        <w:t>-positive</w:t>
      </w:r>
      <w:r w:rsidR="00C178CF">
        <w:rPr>
          <w:rFonts w:ascii="Helvetica" w:hAnsi="Helvetica" w:cs="Helvetica"/>
          <w:color w:val="000000"/>
          <w:sz w:val="21"/>
          <w:szCs w:val="21"/>
        </w:rPr>
        <w:t xml:space="preserve">, which show higher expression of VEGFA than the </w:t>
      </w:r>
      <w:proofErr w:type="spellStart"/>
      <w:r w:rsidR="00C178CF">
        <w:rPr>
          <w:rFonts w:ascii="Helvetica" w:hAnsi="Helvetica" w:cs="Helvetica"/>
          <w:color w:val="000000"/>
          <w:sz w:val="21"/>
          <w:szCs w:val="21"/>
        </w:rPr>
        <w:t>PanCK</w:t>
      </w:r>
      <w:proofErr w:type="spellEnd"/>
      <w:r w:rsidR="00C178CF">
        <w:rPr>
          <w:rFonts w:ascii="Helvetica" w:hAnsi="Helvetica" w:cs="Helvetica"/>
          <w:color w:val="000000"/>
          <w:sz w:val="21"/>
          <w:szCs w:val="21"/>
        </w:rPr>
        <w:t>-negative segments</w:t>
      </w:r>
      <w:r w:rsidR="009E15FC">
        <w:rPr>
          <w:rFonts w:ascii="Helvetica" w:hAnsi="Helvetica" w:cs="Helvetica"/>
          <w:color w:val="000000"/>
          <w:sz w:val="21"/>
          <w:szCs w:val="21"/>
        </w:rPr>
        <w:t>, which would be expected in the colorectal cancer setting.</w:t>
      </w:r>
    </w:p>
    <w:p w14:paraId="55D084F8" w14:textId="77777777" w:rsidR="00123CAD" w:rsidRDefault="00123CAD" w:rsidP="0004406D">
      <w:pPr>
        <w:pStyle w:val="NormalWeb"/>
        <w:shd w:val="clear" w:color="auto" w:fill="FFFFFF"/>
        <w:spacing w:before="120" w:beforeAutospacing="0" w:after="120" w:afterAutospacing="0"/>
        <w:rPr>
          <w:rFonts w:ascii="Helvetica" w:hAnsi="Helvetica" w:cs="Helvetica"/>
          <w:b/>
          <w:color w:val="000000"/>
          <w:sz w:val="21"/>
          <w:szCs w:val="21"/>
        </w:rPr>
      </w:pPr>
    </w:p>
    <w:p w14:paraId="3B78605F" w14:textId="16AFADC1" w:rsidR="00123CAD" w:rsidRPr="006F5EA9" w:rsidRDefault="00B85B76" w:rsidP="0004406D">
      <w:pPr>
        <w:pStyle w:val="NormalWeb"/>
        <w:shd w:val="clear" w:color="auto" w:fill="FFFFFF"/>
        <w:spacing w:before="120" w:beforeAutospacing="0" w:after="120" w:afterAutospacing="0"/>
        <w:rPr>
          <w:rFonts w:ascii="Helvetica" w:hAnsi="Helvetica" w:cs="Helvetica"/>
          <w:color w:val="000000"/>
          <w:sz w:val="22"/>
          <w:szCs w:val="21"/>
        </w:rPr>
      </w:pPr>
      <w:r>
        <w:rPr>
          <w:rFonts w:ascii="Helvetica" w:hAnsi="Helvetica" w:cs="Helvetica"/>
          <w:b/>
          <w:color w:val="000000"/>
          <w:sz w:val="22"/>
          <w:szCs w:val="21"/>
        </w:rPr>
        <w:t>Excel File</w:t>
      </w:r>
    </w:p>
    <w:p w14:paraId="7423146E" w14:textId="6EBC5FC3" w:rsidR="00123CAD" w:rsidRDefault="00123CA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addition to graphs,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also output a </w:t>
      </w:r>
      <w:r w:rsidR="00B85B76">
        <w:rPr>
          <w:rFonts w:ascii="Helvetica" w:hAnsi="Helvetica" w:cs="Helvetica"/>
          <w:color w:val="000000"/>
          <w:sz w:val="21"/>
          <w:szCs w:val="21"/>
        </w:rPr>
        <w:t>excel spreadsheet</w:t>
      </w:r>
      <w:r>
        <w:rPr>
          <w:rFonts w:ascii="Helvetica" w:hAnsi="Helvetica" w:cs="Helvetica"/>
          <w:color w:val="000000"/>
          <w:sz w:val="21"/>
          <w:szCs w:val="21"/>
        </w:rPr>
        <w:t xml:space="preserve"> file with new data columns depending on what variables were used.</w:t>
      </w:r>
      <w:r w:rsidR="00B85B76">
        <w:rPr>
          <w:rFonts w:ascii="Helvetica" w:hAnsi="Helvetica" w:cs="Helvetica"/>
          <w:color w:val="000000"/>
          <w:sz w:val="21"/>
          <w:szCs w:val="21"/>
        </w:rPr>
        <w:t xml:space="preserve"> If a </w:t>
      </w:r>
      <w:proofErr w:type="spellStart"/>
      <w:r w:rsidR="00B85B76">
        <w:rPr>
          <w:rFonts w:ascii="Helvetica" w:hAnsi="Helvetica" w:cs="Helvetica"/>
          <w:color w:val="000000"/>
          <w:sz w:val="21"/>
          <w:szCs w:val="21"/>
        </w:rPr>
        <w:t>tSNE</w:t>
      </w:r>
      <w:proofErr w:type="spellEnd"/>
      <w:r w:rsidR="00B85B76">
        <w:rPr>
          <w:rFonts w:ascii="Helvetica" w:hAnsi="Helvetica" w:cs="Helvetica"/>
          <w:color w:val="000000"/>
          <w:sz w:val="21"/>
          <w:szCs w:val="21"/>
        </w:rPr>
        <w:t xml:space="preserve"> or UMAP was graphed, the spreadsheet will only have one tab (Segment Annotations).</w:t>
      </w:r>
    </w:p>
    <w:p w14:paraId="6EB771F2" w14:textId="21174702" w:rsidR="00123CAD" w:rsidRDefault="00B85B76"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Within segment annotations at the end of the table you will find the following new </w:t>
      </w:r>
      <w:r w:rsidR="00123CAD">
        <w:rPr>
          <w:rFonts w:ascii="Helvetica" w:hAnsi="Helvetica" w:cs="Helvetica"/>
          <w:color w:val="000000"/>
          <w:sz w:val="21"/>
          <w:szCs w:val="21"/>
        </w:rPr>
        <w:t>data columns:</w:t>
      </w:r>
    </w:p>
    <w:p w14:paraId="5CC559E3" w14:textId="3195B297" w:rsidR="00123CAD" w:rsidRDefault="00123CAD" w:rsidP="00123CA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color is set to a target name it shall be included in the table, with the log2 count values shown for the target based on the active data frame selected</w:t>
      </w:r>
    </w:p>
    <w:p w14:paraId="42FF1441" w14:textId="7FD47321" w:rsidR="00123CAD" w:rsidRDefault="00123CAD"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If UMAP or </w:t>
      </w:r>
      <w:proofErr w:type="spellStart"/>
      <w:r>
        <w:rPr>
          <w:rFonts w:ascii="Helvetica" w:hAnsi="Helvetica" w:cs="Helvetica"/>
          <w:color w:val="000000"/>
          <w:sz w:val="21"/>
          <w:szCs w:val="21"/>
        </w:rPr>
        <w:t>tSNE</w:t>
      </w:r>
      <w:proofErr w:type="spellEnd"/>
      <w:r>
        <w:rPr>
          <w:rFonts w:ascii="Helvetica" w:hAnsi="Helvetica" w:cs="Helvetica"/>
          <w:color w:val="000000"/>
          <w:sz w:val="21"/>
          <w:szCs w:val="21"/>
        </w:rPr>
        <w:t xml:space="preserve"> is selected 2 new columns (Dim1 and Dim2) will be added. If PCA is selected Dim3 will also be added. Dim1&amp;2 represent the graphed values, Dim3 is added in case users are interested in graphing additional PCs.</w:t>
      </w:r>
    </w:p>
    <w:p w14:paraId="00FF390A" w14:textId="53D5AEC9" w:rsidR="00941824" w:rsidRDefault="00941824" w:rsidP="00941824">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used there will be 3 additional tabs on the excel file these will be:</w:t>
      </w:r>
    </w:p>
    <w:p w14:paraId="479F3FA4" w14:textId="47F79247"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Principal Components (All) – a table with the principal component scores for all segments for all calculated components during the analysis</w:t>
      </w:r>
    </w:p>
    <w:p w14:paraId="6C56D397" w14:textId="205174E8"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 Loadings – These show the loading weights for each principal component. The loadings are sorted based on the first principal component, with the highest absolute value loadings shown at the top</w:t>
      </w:r>
    </w:p>
    <w:p w14:paraId="6FFEB23C" w14:textId="7642AFA9" w:rsidR="00941824" w:rsidRP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Variance Estimates – This shows the standard deviation &amp; proportion of variance explained for each PC as well as the cumulative proportion of variance explained</w:t>
      </w:r>
    </w:p>
    <w:sectPr w:rsidR="00941824" w:rsidRPr="00941824" w:rsidSect="00F5502D">
      <w:headerReference w:type="default" r:id="rId26"/>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15D0FD" w14:textId="77777777" w:rsidR="007B3D53" w:rsidRDefault="007B3D53" w:rsidP="00B85B76">
      <w:pPr>
        <w:spacing w:after="0" w:line="240" w:lineRule="auto"/>
      </w:pPr>
      <w:r>
        <w:separator/>
      </w:r>
    </w:p>
  </w:endnote>
  <w:endnote w:type="continuationSeparator" w:id="0">
    <w:p w14:paraId="59F306D8" w14:textId="77777777" w:rsidR="007B3D53" w:rsidRDefault="007B3D53" w:rsidP="00B85B76">
      <w:pPr>
        <w:spacing w:after="0" w:line="240" w:lineRule="auto"/>
      </w:pPr>
      <w:r>
        <w:continuationSeparator/>
      </w:r>
    </w:p>
  </w:endnote>
  <w:endnote w:type="continuationNotice" w:id="1">
    <w:p w14:paraId="36EE2C8B" w14:textId="77777777" w:rsidR="007B3D53" w:rsidRDefault="007B3D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2737352"/>
      <w:docPartObj>
        <w:docPartGallery w:val="Page Numbers (Bottom of Page)"/>
        <w:docPartUnique/>
      </w:docPartObj>
    </w:sdtPr>
    <w:sdtEndPr>
      <w:rPr>
        <w:noProof/>
      </w:rPr>
    </w:sdtEndPr>
    <w:sdtContent>
      <w:p w14:paraId="246D8FB0" w14:textId="72A1E336" w:rsidR="00B85B76" w:rsidRDefault="00B85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0071C" w14:textId="77777777" w:rsidR="00B85B76" w:rsidRDefault="00B85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D68691" w14:textId="77777777" w:rsidR="007B3D53" w:rsidRDefault="007B3D53" w:rsidP="00B85B76">
      <w:pPr>
        <w:spacing w:after="0" w:line="240" w:lineRule="auto"/>
      </w:pPr>
      <w:r>
        <w:separator/>
      </w:r>
    </w:p>
  </w:footnote>
  <w:footnote w:type="continuationSeparator" w:id="0">
    <w:p w14:paraId="45E36C32" w14:textId="77777777" w:rsidR="007B3D53" w:rsidRDefault="007B3D53" w:rsidP="00B85B76">
      <w:pPr>
        <w:spacing w:after="0" w:line="240" w:lineRule="auto"/>
      </w:pPr>
      <w:r>
        <w:continuationSeparator/>
      </w:r>
    </w:p>
  </w:footnote>
  <w:footnote w:type="continuationNotice" w:id="1">
    <w:p w14:paraId="531721A7" w14:textId="77777777" w:rsidR="007B3D53" w:rsidRDefault="007B3D5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28E2D" w14:textId="77777777" w:rsidR="00367003" w:rsidRDefault="00367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EE4ED6"/>
    <w:multiLevelType w:val="hybridMultilevel"/>
    <w:tmpl w:val="9B822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E2CF9"/>
    <w:multiLevelType w:val="hybridMultilevel"/>
    <w:tmpl w:val="1BC6BE00"/>
    <w:lvl w:ilvl="0" w:tplc="11C646D0">
      <w:start w:val="1"/>
      <w:numFmt w:val="bullet"/>
      <w:lvlText w:val=""/>
      <w:lvlJc w:val="left"/>
      <w:pPr>
        <w:ind w:left="720" w:hanging="360"/>
      </w:pPr>
      <w:rPr>
        <w:rFonts w:ascii="Symbol" w:eastAsia="Times New Roman" w:hAnsi="Symbol"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F125F"/>
    <w:multiLevelType w:val="hybridMultilevel"/>
    <w:tmpl w:val="98E63400"/>
    <w:lvl w:ilvl="0" w:tplc="0AD26A4E">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ddy Griswold">
    <w15:presenceInfo w15:providerId="AD" w15:userId="S::mgriswold@nanostring.com::2b38b2b9-cd64-4ef3-861e-63b503be14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1A"/>
    <w:rsid w:val="00002A00"/>
    <w:rsid w:val="00012BA5"/>
    <w:rsid w:val="0004406D"/>
    <w:rsid w:val="0008740E"/>
    <w:rsid w:val="00105E16"/>
    <w:rsid w:val="00123CAD"/>
    <w:rsid w:val="00150778"/>
    <w:rsid w:val="001C6032"/>
    <w:rsid w:val="001E579C"/>
    <w:rsid w:val="00201335"/>
    <w:rsid w:val="00265953"/>
    <w:rsid w:val="00274B3B"/>
    <w:rsid w:val="002E0C0A"/>
    <w:rsid w:val="00313041"/>
    <w:rsid w:val="003206B0"/>
    <w:rsid w:val="00367003"/>
    <w:rsid w:val="00374503"/>
    <w:rsid w:val="003974A0"/>
    <w:rsid w:val="003B3261"/>
    <w:rsid w:val="00402A59"/>
    <w:rsid w:val="004340E0"/>
    <w:rsid w:val="0045292E"/>
    <w:rsid w:val="004D11A3"/>
    <w:rsid w:val="004E0097"/>
    <w:rsid w:val="004E583C"/>
    <w:rsid w:val="005611FC"/>
    <w:rsid w:val="00570106"/>
    <w:rsid w:val="005D1E17"/>
    <w:rsid w:val="00602289"/>
    <w:rsid w:val="006120C5"/>
    <w:rsid w:val="006577D0"/>
    <w:rsid w:val="00685214"/>
    <w:rsid w:val="006A1C7D"/>
    <w:rsid w:val="006F5EA9"/>
    <w:rsid w:val="006F70ED"/>
    <w:rsid w:val="00702ECA"/>
    <w:rsid w:val="0070443F"/>
    <w:rsid w:val="00745FA0"/>
    <w:rsid w:val="0078163B"/>
    <w:rsid w:val="00791C40"/>
    <w:rsid w:val="00797A6F"/>
    <w:rsid w:val="007B1A8C"/>
    <w:rsid w:val="007B3D53"/>
    <w:rsid w:val="00825332"/>
    <w:rsid w:val="00831631"/>
    <w:rsid w:val="008C537C"/>
    <w:rsid w:val="008C6D8D"/>
    <w:rsid w:val="008F0EA2"/>
    <w:rsid w:val="00926E02"/>
    <w:rsid w:val="00941824"/>
    <w:rsid w:val="009A0727"/>
    <w:rsid w:val="009B2917"/>
    <w:rsid w:val="009B6628"/>
    <w:rsid w:val="009E15FC"/>
    <w:rsid w:val="009F631F"/>
    <w:rsid w:val="00A46D46"/>
    <w:rsid w:val="00A90291"/>
    <w:rsid w:val="00A965A4"/>
    <w:rsid w:val="00AA0AA0"/>
    <w:rsid w:val="00AA5035"/>
    <w:rsid w:val="00AB3454"/>
    <w:rsid w:val="00AD2FD1"/>
    <w:rsid w:val="00B668E2"/>
    <w:rsid w:val="00B85B76"/>
    <w:rsid w:val="00BA6C01"/>
    <w:rsid w:val="00C178CF"/>
    <w:rsid w:val="00C25DC2"/>
    <w:rsid w:val="00C46183"/>
    <w:rsid w:val="00C5071A"/>
    <w:rsid w:val="00C703E1"/>
    <w:rsid w:val="00CC42D2"/>
    <w:rsid w:val="00CD4BC5"/>
    <w:rsid w:val="00CE171A"/>
    <w:rsid w:val="00D06952"/>
    <w:rsid w:val="00D41EF4"/>
    <w:rsid w:val="00DC2676"/>
    <w:rsid w:val="00DC55AC"/>
    <w:rsid w:val="00E0761C"/>
    <w:rsid w:val="00E47DB1"/>
    <w:rsid w:val="00E543AC"/>
    <w:rsid w:val="00E96701"/>
    <w:rsid w:val="00EC4468"/>
    <w:rsid w:val="00F379AE"/>
    <w:rsid w:val="00F426D7"/>
    <w:rsid w:val="00F5406B"/>
    <w:rsid w:val="00F5502D"/>
    <w:rsid w:val="00F755D8"/>
    <w:rsid w:val="00F9155D"/>
    <w:rsid w:val="00FB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726F"/>
  <w15:chartTrackingRefBased/>
  <w15:docId w15:val="{5AC1CBCB-2377-4822-91E9-178AFF9F5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579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C2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676"/>
    <w:rPr>
      <w:rFonts w:ascii="Segoe UI" w:hAnsi="Segoe UI" w:cs="Segoe UI"/>
      <w:sz w:val="18"/>
      <w:szCs w:val="18"/>
    </w:rPr>
  </w:style>
  <w:style w:type="paragraph" w:styleId="ListParagraph">
    <w:name w:val="List Paragraph"/>
    <w:basedOn w:val="Normal"/>
    <w:uiPriority w:val="34"/>
    <w:qFormat/>
    <w:rsid w:val="008F0EA2"/>
    <w:pPr>
      <w:ind w:left="720"/>
      <w:contextualSpacing/>
    </w:pPr>
  </w:style>
  <w:style w:type="paragraph" w:styleId="Header">
    <w:name w:val="header"/>
    <w:basedOn w:val="Normal"/>
    <w:link w:val="HeaderChar"/>
    <w:uiPriority w:val="99"/>
    <w:unhideWhenUsed/>
    <w:rsid w:val="00B85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B76"/>
  </w:style>
  <w:style w:type="paragraph" w:styleId="Footer">
    <w:name w:val="footer"/>
    <w:basedOn w:val="Normal"/>
    <w:link w:val="FooterChar"/>
    <w:uiPriority w:val="99"/>
    <w:unhideWhenUsed/>
    <w:rsid w:val="00B85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B76"/>
  </w:style>
  <w:style w:type="paragraph" w:styleId="Revision">
    <w:name w:val="Revision"/>
    <w:hidden/>
    <w:uiPriority w:val="99"/>
    <w:semiHidden/>
    <w:rsid w:val="003670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2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8EE25D2A4CCF429FF9E8F2EDCDF231" ma:contentTypeVersion="4" ma:contentTypeDescription="Create a new document." ma:contentTypeScope="" ma:versionID="a66fc58676ede860af1d610db671f112">
  <xsd:schema xmlns:xsd="http://www.w3.org/2001/XMLSchema" xmlns:xs="http://www.w3.org/2001/XMLSchema" xmlns:p="http://schemas.microsoft.com/office/2006/metadata/properties" xmlns:ns2="13a51d44-2ee7-445d-a695-10f52412b52d" targetNamespace="http://schemas.microsoft.com/office/2006/metadata/properties" ma:root="true" ma:fieldsID="ab9f2b303865f1bfe319115e62d0a735" ns2:_="">
    <xsd:import namespace="13a51d44-2ee7-445d-a695-10f52412b5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51d44-2ee7-445d-a695-10f52412b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8BDA30-205A-448B-99B2-B17DCA56E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51d44-2ee7-445d-a695-10f52412b5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2253B0-BE37-4F08-ADBE-0B5EFC869778}">
  <ds:schemaRefs>
    <ds:schemaRef ds:uri="http://schemas.openxmlformats.org/officeDocument/2006/bibliography"/>
  </ds:schemaRefs>
</ds:datastoreItem>
</file>

<file path=customXml/itemProps3.xml><?xml version="1.0" encoding="utf-8"?>
<ds:datastoreItem xmlns:ds="http://schemas.openxmlformats.org/officeDocument/2006/customXml" ds:itemID="{EC2E7B9C-E911-42D0-8B78-7E18EF183CD9}">
  <ds:schemaRefs>
    <ds:schemaRef ds:uri="http://schemas.microsoft.com/sharepoint/v3/contenttype/forms"/>
  </ds:schemaRefs>
</ds:datastoreItem>
</file>

<file path=customXml/itemProps4.xml><?xml version="1.0" encoding="utf-8"?>
<ds:datastoreItem xmlns:ds="http://schemas.openxmlformats.org/officeDocument/2006/customXml" ds:itemID="{35940A13-2E53-4A7B-8DB2-4152CF407EF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9</Pages>
  <Words>1707</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Danaher</dc:creator>
  <cp:keywords/>
  <dc:description/>
  <cp:lastModifiedBy>Maddy Griswold</cp:lastModifiedBy>
  <cp:revision>5</cp:revision>
  <dcterms:created xsi:type="dcterms:W3CDTF">2021-03-13T00:08:00Z</dcterms:created>
  <dcterms:modified xsi:type="dcterms:W3CDTF">2021-09-20T17:26:00Z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0x010100948EE25D2A4CCF429FF9E8F2EDCDF231</vt:lpwstr>
  </property>
</Properties>
</file>